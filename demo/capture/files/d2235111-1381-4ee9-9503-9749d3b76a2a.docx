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m="http://schemas.openxmlformats.org/officeDocument/2006/math"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p14">
  <w:body>
    <!-- Modified by docx4j 11.5.14 (Apache licensed) using REFERENCE JAXB in Homebrew Java 21.0.13 on Mac OS X -->
    <w:p>
      <w:pPr>
        <w:spacing w:after="160"/>
        <w:jc w:val="center"/>
      </w:pPr>
      <w:r>
        <w:rPr>
          <w:b/>
          <w:color w:val="1F3864"/>
          <w:sz w:val="34"/>
        </w:rPr>
        <w:t>MUTUAL NON-DISCLOSURE AGREEMENT</w:t>
      </w:r>
    </w:p>
    <w:p>
      <w:pPr>
        <w:spacing w:after="200"/>
      </w:pPr>
    </w:p>
    <w:p>
      <w:r>
        <w:rPr>
          <w:b w:val="false"/>
          <w:i w:val="false"/>
        </w:rPr>
        <w:t xml:space="preserve">This Mutual Non-Disclosure Agreement is made on 18 February 2026 between </w:t>
      </w:r>
      <w:r>
        <w:rPr>
          <w:b/>
          <w:i w:val="false"/>
        </w:rPr>
        <w:t>Sablepoint Analytics, Inc.</w:t>
      </w:r>
      <w:r>
        <w:rPr>
          <w:b w:val="false"/>
          <w:i w:val="false"/>
        </w:rPr>
        <w:t>, a Delaware corporation with its principal office at 1201 Market Street, Suite 1800, Wilmington, Delaware 19801 (“</w:t>
      </w:r>
      <w:r>
        <w:rPr>
          <w:b/>
          <w:i w:val="false"/>
        </w:rPr>
        <w:t>Sablepoint</w:t>
      </w:r>
      <w:r>
        <w:rPr>
          <w:b w:val="false"/>
          <w:i w:val="false"/>
        </w:rPr>
        <w:t xml:space="preserve">”), and </w:t>
      </w:r>
      <w:r>
        <w:rPr>
          <w:b/>
          <w:i w:val="false"/>
        </w:rPr>
        <w:t>Bramber Software Limited</w:t>
      </w:r>
      <w:r>
        <w:rPr>
          <w:b w:val="false"/>
          <w:i w:val="false"/>
        </w:rPr>
        <w:t>, a private limited company incorporated in England and Wales with company number 08841267, whose registered office is at The Glass Works, 12 Feeder Road, Bristol BS2 0SB (“</w:t>
      </w:r>
      <w:r>
        <w:rPr>
          <w:b/>
          <w:i w:val="false"/>
        </w:rPr>
        <w:t>Bramber</w:t>
      </w:r>
      <w:r>
        <w:rPr>
          <w:b w:val="false"/>
          <w:i w:val="false"/>
        </w:rPr>
        <w:t>”). Sablepoint and Bramber are each a “</w:t>
      </w:r>
      <w:r>
        <w:rPr>
          <w:b/>
          <w:i w:val="false"/>
        </w:rPr>
        <w:t>party</w:t>
      </w:r>
      <w:r>
        <w:rPr>
          <w:b w:val="false"/>
          <w:i w:val="false"/>
        </w:rPr>
        <w:t>” and together the “</w:t>
      </w:r>
      <w:r>
        <w:rPr>
          <w:b/>
          <w:i w:val="false"/>
        </w:rPr>
        <w:t>parties</w:t>
      </w:r>
      <w:r>
        <w:rPr>
          <w:b w:val="false"/>
          <w:i w:val="false"/>
        </w:rPr>
        <w:t>”.</w:t>
      </w:r>
    </w:p>
    <w:p>
      <w:pPr>
        <w:keepNext/>
        <w:spacing w:before="280" w:after="120"/>
      </w:pPr>
      <w:r>
        <w:rPr>
          <w:b/>
          <w:color w:val="1F3864"/>
          <w:sz w:val="24"/>
        </w:rPr>
        <w:t>Background</w:t>
      </w:r>
    </w:p>
    <w:p>
      <w:r>
        <w:rPr>
          <w:b w:val="false"/>
          <w:i w:val="false"/>
        </w:rPr>
        <w:t>(A) The parties wish to explore a potential commercial relationship involving Sablepoint's analytics services and Bramber's workflow platform.</w:t>
      </w:r>
    </w:p>
    <w:p>
      <w:r>
        <w:rPr>
          <w:b w:val="false"/>
          <w:i w:val="false"/>
        </w:rPr>
        <w:t>(B) Each party may disclose confidential and proprietary information to the other for the purpose of that evaluation.</w:t>
      </w:r>
    </w:p>
    <w:p>
      <w:r>
        <w:rPr>
          <w:b w:val="false"/>
          <w:i w:val="false"/>
        </w:rPr>
        <w:t>(C) The parties wish to protect that information on the terms of this Agreement.</w:t>
      </w:r>
    </w:p>
    <w:p>
      <w:r>
        <w:rPr>
          <w:b w:val="false"/>
          <w:i w:val="false"/>
        </w:rPr>
        <w:t>(D) The parties previously exchanged limited information under an evaluation agreement dated 14 October 2025. This Agreement governs disclosures made on or after the Effective Date and does not replace the earlier agreement for disclosures made before it.</w:t>
      </w:r>
    </w:p>
    <w:p>
      <w:r>
        <w:rPr>
          <w:b w:val="false"/>
          <w:i w:val="false"/>
        </w:rPr>
        <w:t>The parties agree as follows:</w:t>
      </w:r>
    </w:p>
    <w:p>
      <w:pPr>
        <w:spacing w:after="140"/>
      </w:pPr>
      <w:r>
        <w:rPr>
          <w:b/>
        </w:rPr>
        <w:t xml:space="preserve">1. Purpose. </w:t>
      </w:r>
      <w:r>
        <w:rPr>
          <w:b w:val="false"/>
          <w:i w:val="false"/>
        </w:rPr>
        <w:t>Each party may disclose Confidential Information to the other solely for the purpose of evaluating and negotiating a potential commercial relationship and, if agreed, performing a fixed-term pilot or proof of concept for no more than ninety (90) days (the “</w:t>
      </w:r>
      <w:r>
        <w:rPr>
          <w:b/>
          <w:i w:val="false"/>
        </w:rPr>
        <w:t>Purpose</w:t>
      </w:r>
      <w:r>
        <w:rPr>
          <w:b w:val="false"/>
          <w:i w:val="false"/>
        </w:rPr>
        <w:t>”). Neither party may use the other's Confidential Information for any other purpose.</w:t>
      </w:r>
    </w:p>
    <w:p>
      <w:pPr>
        <w:spacing w:after="140"/>
      </w:pPr>
      <w:r>
        <w:rPr>
          <w:b/>
        </w:rPr>
        <w:t xml:space="preserve">2. Definitions. </w:t>
      </w:r>
      <w:r>
        <w:rPr>
          <w:b w:val="false"/>
          <w:i w:val="false"/>
        </w:rPr>
        <w:t>In this Agreement, the following terms have the following meanings:</w:t>
      </w:r>
    </w:p>
    <w:p>
      <w:pPr>
        <w:spacing w:after="80"/>
        <w:ind w:left="510" w:hanging="510"/>
      </w:pPr>
      <w:r>
        <w:rPr>
          <w:b/>
        </w:rPr>
        <w:t>Affiliate</w:t>
      </w:r>
      <w:r>
        <w:t xml:space="preserve"> means </w:t>
      </w:r>
      <w:r>
        <w:rPr>
          <w:b w:val="false"/>
          <w:i w:val="false"/>
        </w:rPr>
        <w:t>any entity that controls, is controlled by, or is under common control with a party, where control means the ownership of more than fifty per cent (50%) of the voting shares or the ability to direct management.</w:t>
      </w:r>
    </w:p>
    <w:p>
      <w:pPr>
        <w:spacing w:after="80"/>
        <w:ind w:left="510" w:hanging="510"/>
      </w:pPr>
      <w:r>
        <w:rPr>
          <w:b/>
        </w:rPr>
        <w:t>Effective Date</w:t>
      </w:r>
      <w:r>
        <w:t xml:space="preserve"> means </w:t>
      </w:r>
      <w:r>
        <w:rPr>
          <w:b w:val="false"/>
          <w:i w:val="false"/>
        </w:rPr>
        <w:t>18 February 2026.</w:t>
      </w:r>
    </w:p>
    <w:p>
      <w:pPr>
        <w:spacing w:after="80"/>
        <w:ind w:left="510" w:hanging="510"/>
      </w:pPr>
      <w:r>
        <w:rPr>
          <w:b/>
        </w:rPr>
        <w:t>Confidential Information</w:t>
      </w:r>
      <w:r>
        <w:t xml:space="preserve"> means </w:t>
      </w:r>
      <w:r>
        <w:rPr>
          <w:b w:val="false"/>
          <w:i w:val="false"/>
        </w:rPr>
        <w:t>any information disclosed by or on behalf of a party to the other for the Purpose, whether orally, in writing, electronically or by inspection, that is marked confidential or that a reasonable person would understand to be confidential from its nature and the circumstances of disclosure.</w:t>
      </w:r>
    </w:p>
    <w:p>
      <w:pPr>
        <w:spacing w:after="80"/>
        <w:ind w:left="510" w:hanging="510"/>
      </w:pPr>
      <w:r>
        <w:rPr>
          <w:b/>
        </w:rPr>
        <w:t>Representatives</w:t>
      </w:r>
      <w:r>
        <w:t xml:space="preserve"> means </w:t>
      </w:r>
      <w:r>
        <w:rPr>
          <w:b w:val="false"/>
          <w:i w:val="false"/>
        </w:rPr>
        <w:t>a party's directors, officers, employees, Affiliates, professional advisers, and actual or prospective investors, lenders or acquirers, in each case who need to know the Confidential Information for the Purpose.</w:t>
      </w:r>
    </w:p>
    <w:p>
      <w:pPr>
        <w:spacing w:after="80"/>
        <w:ind w:left="510" w:hanging="510"/>
      </w:pPr>
      <w:r>
        <w:rPr>
          <w:b/>
        </w:rPr>
        <w:t>Trade Secret</w:t>
      </w:r>
      <w:r>
        <w:t xml:space="preserve"> means </w:t>
      </w:r>
      <w:r>
        <w:rPr>
          <w:b w:val="false"/>
          <w:i w:val="false"/>
        </w:rPr>
        <w:t>information that derives independent economic value from not being generally known and that is subject to reasonable measures to maintain its secrecy.</w:t>
      </w:r>
    </w:p>
    <w:p>
      <w:pPr>
        <w:spacing w:after="80"/>
        <w:ind w:left="510" w:hanging="510"/>
      </w:pPr>
      <w:r>
        <w:rPr>
          <w:b/>
        </w:rPr>
        <w:t>Term</w:t>
      </w:r>
      <w:r>
        <w:t xml:space="preserve"> means </w:t>
      </w:r>
      <w:r>
        <w:rPr>
          <w:b w:val="false"/>
          <w:i w:val="false"/>
        </w:rPr>
        <w:t>the period described in Clause 7, beginning on the Effective Date.</w:t>
      </w:r>
    </w:p>
    <w:p>
      <w:pPr>
        <w:spacing w:after="140"/>
      </w:pPr>
      <w:r>
        <w:rPr>
          <w:b/>
        </w:rPr>
        <w:t xml:space="preserve">3. Confidential Information. </w:t>
      </w:r>
      <w:r>
        <w:rPr>
          <w:b w:val="false"/>
          <w:i w:val="false"/>
        </w:rPr>
        <w:t>Confidential Information includes business plans, product roadmaps, pricing, customer lists, technical designs, source code, data models, financial information, security information and the terms of this Agreement. It does not include information that is already known to the recipient without a duty of confidence, is received from a third party without a duty of confidence, or is independently developed without use of the discloser's Confidential Information. The absence of a confidentiality marking does not remove protection where the nature of the information and the circumstances of disclosure would lead a reasonable person to treat it as confidential.</w:t>
      </w:r>
    </w:p>
    <w:p>
      <w:pPr>
        <w:spacing w:after="140"/>
      </w:pPr>
      <w:r>
        <w:rPr>
          <w:b/>
        </w:rPr>
        <w:t xml:space="preserve">4. Exclusions. </w:t>
      </w:r>
      <w:r>
        <w:rPr>
          <w:b w:val="false"/>
          <w:i w:val="false"/>
        </w:rPr>
        <w:t>The obligations in this Agreement do not apply to information that: (a) is or becomes publicly available without breach by the recipient; (b) was lawfully in the recipient's possession before disclosure; (c) is lawfully received from a third party without a duty of confidence; or (d) is independently developed by the recipient without use of or reference to the discloser's Confidential Information. The recipient bears the burden of proving that an exclusion applies.</w:t>
      </w:r>
    </w:p>
    <w:p>
      <w:pPr>
        <w:spacing w:after="140"/>
      </w:pPr>
      <w:r>
        <w:rPr>
          <w:b/>
        </w:rPr>
        <w:t xml:space="preserve">5. Obligations. </w:t>
      </w:r>
      <w:r>
        <w:rPr>
          <w:b w:val="false"/>
          <w:i w:val="false"/>
        </w:rPr>
        <w:t>The recipient shall: (a) use the Confidential Information only for the Purpose; (b) protect it with at least the same degree of care it uses for its own confidential information, and no less than reasonable care; and (c) not disclose it except as permitted by Clause 6.</w:t>
      </w:r>
    </w:p>
    <w:p>
      <w:r>
        <w:rPr>
          <w:b/>
          <w:i w:val="false"/>
        </w:rPr>
        <w:t>5.1</w:t>
      </w:r>
      <w:r>
        <w:rPr>
          <w:b w:val="false"/>
          <w:i w:val="false"/>
        </w:rPr>
        <w:t xml:space="preserve"> The recipient shall not disclose Confidential Information to any person other than its Representatives who need to know it for the Purpose and who are bound by written confidentiality obligations at least as protective as this Agreement.</w:t>
      </w:r>
    </w:p>
    <w:p>
      <w:r>
        <w:rPr>
          <w:b/>
          <w:i w:val="false"/>
        </w:rPr>
        <w:t>5.2</w:t>
      </w:r>
      <w:r>
        <w:rPr>
          <w:b w:val="false"/>
          <w:i w:val="false"/>
        </w:rPr>
        <w:t xml:space="preserve"> The recipient shall notify the discloser promptly if it becomes aware of any unauthorised use or disclosure of Confidential Information and shall cooperate in mitigating the effects.</w:t>
      </w:r>
    </w:p>
    <w:p>
      <w:r>
        <w:rPr>
          <w:b/>
          <w:i w:val="false"/>
        </w:rPr>
        <w:t>5.3</w:t>
      </w:r>
      <w:r>
        <w:rPr>
          <w:b w:val="false"/>
          <w:i w:val="false"/>
        </w:rPr>
        <w:t xml:space="preserve"> The recipient shall not copy or reproduce Confidential Information except as reasonably necessary for the Purpose, and all copies remain the discloser's property.</w:t>
      </w:r>
    </w:p>
    <w:p>
      <w:r>
        <w:rPr>
          <w:b/>
          <w:i w:val="false"/>
        </w:rPr>
        <w:t>5.4</w:t>
      </w:r>
      <w:r>
        <w:rPr>
          <w:b w:val="false"/>
          <w:i w:val="false"/>
        </w:rPr>
        <w:t xml:space="preserve"> The recipient shall maintain a record of the Representatives to whom Confidential Information is disclosed and shall provide that record to the discloser on request.</w:t>
      </w:r>
    </w:p>
    <w:p>
      <w:pPr>
        <w:spacing w:after="140"/>
      </w:pPr>
      <w:r>
        <w:rPr>
          <w:b/>
        </w:rPr>
        <w:t xml:space="preserve">6. Permitted Disclosures. </w:t>
      </w:r>
      <w:r>
        <w:rPr>
          <w:b w:val="false"/>
          <w:i w:val="false"/>
        </w:rPr>
        <w:t>The recipient may disclose Confidential Information to its Representatives who need to know it for the Purpose, provided that the recipient remains responsible for any breach by a Representative. The recipient may also disclose Confidential Information to a bona fide prospective investor, lender or acquirer in connection with a financing or corporate transaction, provided that the recipient obtains a written confidentiality undertaking and notifies the discloser before disclosure. The recipient shall not disclose the terms of this Agreement to any third party except as permitted by this Clause or required by law.</w:t>
      </w:r>
    </w:p>
    <w:p>
      <w:pPr>
        <w:spacing w:after="140"/>
      </w:pPr>
      <w:r>
        <w:rPr>
          <w:b/>
        </w:rPr>
        <w:t xml:space="preserve">7. Term. </w:t>
      </w:r>
      <w:r>
        <w:rPr>
          <w:b w:val="false"/>
          <w:i w:val="false"/>
        </w:rPr>
        <w:t>This Agreement begins on the Effective Date and continues for five (5) years, unless terminated earlier by mutual written agreement. The confidentiality obligations in this Agreement survive for the term and for three (3) years after termination, except for Trade Secrets, which are protected for as long as they remain Trade Secrets.</w:t>
      </w:r>
    </w:p>
    <w:p>
      <w:pPr>
        <w:spacing w:after="140"/>
      </w:pPr>
      <w:r>
        <w:rPr>
          <w:b/>
        </w:rPr>
        <w:t xml:space="preserve">8. Return and Destruction. </w:t>
      </w:r>
      <w:r>
        <w:rPr>
          <w:b w:val="false"/>
          <w:i w:val="false"/>
        </w:rPr>
        <w:t>On written request or termination, the recipient shall return or destroy the discloser's Confidential Information, including copies, and shall certify destruction in writing on request. The recipient may retain one copy for legal or regulatory compliance, subject to continuing confidentiality, and may retain archival backups for a period of ninety (90) days. If the recipient is required by law to retain Confidential Information, it shall notify the discloser and continue to protect the information in accordance with this Agreement.</w:t>
      </w:r>
    </w:p>
    <w:p>
      <w:pPr>
        <w:spacing w:after="140"/>
      </w:pPr>
      <w:r>
        <w:rPr>
          <w:b/>
        </w:rPr>
        <w:t xml:space="preserve">9. No Licence. </w:t>
      </w:r>
      <w:r>
        <w:rPr>
          <w:b w:val="false"/>
          <w:i w:val="false"/>
        </w:rPr>
        <w:t>Nothing in this Agreement grants the recipient any intellectual property right, licence or interest in the discloser's Confidential Information, except the limited right to use it for the Purpose. All Confidential Information remains the discloser's property.</w:t>
      </w:r>
    </w:p>
    <w:p>
      <w:pPr>
        <w:spacing w:after="140"/>
        <w:rPr>
          <w:del w:author="Rivell" w:date="2026-10-28T22:42:03.862581Z" w:id="1"/>
        </w:rPr>
      </w:pPr>
      <w:del w:author="Rivell" w:date="2026-10-28T22:42:03.862581Z" w:id="1">
        <w:r>
          <w:rPr>
            <w:b/>
          </w:rPr>
          <w:delText xml:space="preserve">10. Non-Solicitation. </w:delText>
        </w:r>
      </w:del>
      <w:del w:author="Rivell" w:date="2026-10-28T22:42:03.862581Z" w:id="1">
        <w:r>
          <w:rPr>
            <w:b w:val="false"/>
            <w:i w:val="false"/>
          </w:rPr>
          <w:delText>During the Term and for twelve (12) months thereafter, Bramber shall not, directly or indirectly, solicit for employment or hire any employee of Sablepoint. General recruitment advertising that is not targeted at Sablepoint employees is not a breach of this Clause.</w:delText>
        </w:r>
      </w:del>
    </w:p>
    <w:p>
      <w:pPr>
        <w:rPr>
          <w:del w:author="Rivell" w:date="2026-10-28T22:42:03.862581Z" w:id="2"/>
        </w:rPr>
      </w:pPr>
      <w:del w:author="Rivell" w:date="2026-10-28T22:42:03.862581Z" w:id="2">
        <w:r>
          <w:rPr>
            <w:b/>
            <w:i w:val="false"/>
          </w:rPr>
          <w:delText>10.1</w:delText>
        </w:r>
      </w:del>
      <w:del w:author="Rivell" w:date="2026-10-28T22:42:03.862581Z" w:id="2">
        <w:r>
          <w:rPr>
            <w:b w:val="false"/>
            <w:i w:val="false"/>
          </w:rPr>
          <w:delText xml:space="preserve"> Sablepoint does not assume any reciprocal non-solicitation obligation under this Agreement.</w:delText>
        </w:r>
      </w:del>
    </w:p>
    <w:p>
      <w:pPr>
        <w:spacing w:after="140"/>
      </w:pPr>
      <w:r>
        <w:rPr>
          <w:b/>
        </w:rPr>
        <w:t xml:space="preserve">11. Remedies. </w:t>
      </w:r>
      <w:r>
        <w:rPr>
          <w:b w:val="false"/>
          <w:i w:val="false"/>
        </w:rPr>
        <w:t>Each party acknowledges that a breach of this Agreement may cause irreparable harm for which damages would be an inadequate remedy. The discloser may seek injunctive relief in addition to any other remedy, without the need to prove actual loss. The remedies in this Agreement are cumulative and do not exclude any remedy available at law or in equity.</w:t>
      </w:r>
    </w:p>
    <w:p>
      <w:pPr>
        <w:spacing w:after="140"/>
      </w:pPr>
      <w:r>
        <w:rPr>
          <w:b/>
        </w:rPr>
        <w:t xml:space="preserve">12. Governing Law. </w:t>
      </w:r>
      <w:r>
        <w:rPr>
          <w:b w:val="false"/>
          <w:i w:val="false"/>
        </w:rPr>
        <w:t>This Agreement is governed by the laws of the State of Delaware, without regard to its conflict of laws principles. The parties submit to the exclusive jurisdiction of the state and federal courts located in Wilmington, Delaware.</w:t>
      </w:r>
    </w:p>
    <w:p>
      <w:pPr>
        <w:spacing w:after="140"/>
      </w:pPr>
      <w:r>
        <w:rPr>
          <w:b/>
        </w:rPr>
        <w:t xml:space="preserve">13. General. </w:t>
      </w:r>
      <w:r>
        <w:rPr>
          <w:b w:val="false"/>
          <w:i w:val="false"/>
        </w:rPr>
        <w:t>This Agreement is the entire agreement between the parties on its subject matter and supersedes any prior confidentiality agreement, except as set out in Schedule 1. No variation is effective unless in writing and signed by both parties. No failure or delay in exercising a right operates as a waiver of that right. Neither party may assign this Agreement without the other's prior written consent, except to an Affiliate or a successor in a merger or sale of substantially all assets. If any provision is held invalid, the remaining provisions continue in effect. A person who is not a party has no right to enforce any provision of this Agreement. This Agreement may be executed in counterparts.</w:t>
      </w:r>
    </w:p>
    <w:p>
      <w:r>
        <w:rPr>
          <w:b/>
          <w:i w:val="false"/>
        </w:rPr>
        <w:t>13.1</w:t>
      </w:r>
      <w:r>
        <w:rPr>
          <w:b w:val="false"/>
          <w:i w:val="false"/>
        </w:rPr>
        <w:t xml:space="preserve"> Notices under this Agreement shall be sent to the addresses in the preamble, for the attention of the General Counsel, and are deemed received on delivery. Each party shall keep the other informed of any change of address.</w:t>
      </w:r>
    </w:p>
    <w:p>
      <w:r>
        <w:rPr>
          <w:b/>
          <w:i w:val="false"/>
        </w:rPr>
        <w:t>13.2</w:t>
      </w:r>
      <w:r>
        <w:rPr>
          <w:b w:val="false"/>
          <w:i w:val="false"/>
        </w:rPr>
        <w:t xml:space="preserve"> Nothing in this Agreement obliges either party to disclose any particular information or to enter into any further agreement. Either party may end the discussions at any time on written notice without liability, except for obligations already accrued.</w:t>
      </w:r>
    </w:p>
    <w:p>
      <w:r>
        <w:rPr>
          <w:b/>
          <w:i w:val="false"/>
        </w:rPr>
        <w:t>13.3</w:t>
      </w:r>
      <w:r>
        <w:rPr>
          <w:b w:val="false"/>
          <w:i w:val="false"/>
        </w:rPr>
        <w:t xml:space="preserve"> This Agreement does not create any partnership, joint venture or agency relationship between the parties. Each party remains responsible for its own costs of participating in the evaluation, including travel, materials and personnel costs.</w:t>
      </w:r>
    </w:p>
    <w:p>
      <w:r>
        <w:rPr>
          <w:b/>
          <w:i w:val="false"/>
        </w:rPr>
        <w:t>13.4</w:t>
      </w:r>
      <w:r>
        <w:rPr>
          <w:b w:val="false"/>
          <w:i w:val="false"/>
        </w:rPr>
        <w:t xml:space="preserve"> The parties shall keep the existence and content of their discussions confidential and shall not make any public announcement without the other's prior written consent.</w:t>
      </w:r>
    </w:p>
    <w:p>
      <w:pPr>
        <w:spacing w:after="0"/>
      </w:pPr>
      <w:r>
        <w:br w:type="page"/>
      </w:r>
    </w:p>
    <w:p>
      <w:pPr>
        <w:keepNext/>
        <w:spacing w:before="280" w:after="120"/>
      </w:pPr>
      <w:r>
        <w:rPr>
          <w:b/>
          <w:color w:val="1F3864"/>
          <w:sz w:val="24"/>
        </w:rPr>
        <w:t>Schedule 1 — Prior Disclosures</w:t>
      </w:r>
    </w:p>
    <w:p>
      <w:r>
        <w:rPr>
          <w:b w:val="false"/>
          <w:i w:val="false"/>
        </w:rPr>
        <w:t>The following disclosures were made before the Effective Date and remain subject to the agreements identified below. This Agreement does not supersede those agreements to the extent of any inconsistency.</w:t>
      </w:r>
    </w:p>
    <w:tbl>
      <w:tblPr>
        <w:tblW w:w="0" w:type="auto"/>
        <w:jc w:val="center"/>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60" w:type="dxa"/>
          <w:left w:w="90" w:type="dxa"/>
          <w:bottom w:w="60" w:type="dxa"/>
          <w:right w:w="90" w:type="dxa"/>
        </w:tblCellMar>
        <w:tblLook w:firstRow="1" w:lastRow="0" w:firstColumn="1" w:lastColumn="0" w:noHBand="0" w:noVBand="1" w:val="04A0"/>
      </w:tblPr>
      <w:tblGrid>
        <w:gridCol w:w="1882"/>
        <w:gridCol w:w="1882"/>
        <w:gridCol w:w="1882"/>
        <w:gridCol w:w="1882"/>
        <w:gridCol w:w="1882"/>
      </w:tblGrid>
      <w:tr>
        <w:trPr>
          <w:tblHeader w:val="true"/>
        </w:trPr>
        <w:tc>
          <w:tcPr>
            <w:tcW w:w="1474" w:type="dxa"/>
            <w:shd w:val="clear" w:color="auto" w:fill="1F3864"/>
          </w:tcPr>
          <w:p>
            <w:pPr>
              <w:spacing w:after="0" w:line="240" w:lineRule="auto"/>
            </w:pPr>
            <w:r>
              <w:rPr>
                <w:b/>
                <w:color w:val="FFFFFF"/>
                <w:sz w:val="16"/>
              </w:rPr>
              <w:t>Date</w:t>
            </w:r>
          </w:p>
        </w:tc>
        <w:tc>
          <w:tcPr>
            <w:tcW w:w="2154" w:type="dxa"/>
            <w:shd w:val="clear" w:color="auto" w:fill="1F3864"/>
          </w:tcPr>
          <w:p>
            <w:pPr>
              <w:spacing w:after="0" w:line="240" w:lineRule="auto"/>
            </w:pPr>
            <w:r>
              <w:rPr>
                <w:b/>
                <w:color w:val="FFFFFF"/>
                <w:sz w:val="16"/>
              </w:rPr>
              <w:t>Disclosing party</w:t>
            </w:r>
          </w:p>
        </w:tc>
        <w:tc>
          <w:tcPr>
            <w:tcW w:w="1928" w:type="dxa"/>
            <w:shd w:val="clear" w:color="auto" w:fill="1F3864"/>
          </w:tcPr>
          <w:p>
            <w:pPr>
              <w:spacing w:after="0" w:line="240" w:lineRule="auto"/>
            </w:pPr>
            <w:r>
              <w:rPr>
                <w:b/>
                <w:color w:val="FFFFFF"/>
                <w:sz w:val="16"/>
              </w:rPr>
              <w:t>Recipient</w:t>
            </w:r>
          </w:p>
        </w:tc>
        <w:tc>
          <w:tcPr>
            <w:tcW w:w="2494" w:type="dxa"/>
            <w:shd w:val="clear" w:color="auto" w:fill="1F3864"/>
          </w:tcPr>
          <w:p>
            <w:pPr>
              <w:spacing w:after="0" w:line="240" w:lineRule="auto"/>
            </w:pPr>
            <w:r>
              <w:rPr>
                <w:b/>
                <w:color w:val="FFFFFF"/>
                <w:sz w:val="16"/>
              </w:rPr>
              <w:t>Subject</w:t>
            </w:r>
          </w:p>
        </w:tc>
        <w:tc>
          <w:tcPr>
            <w:tcW w:w="1361" w:type="dxa"/>
            <w:shd w:val="clear" w:color="auto" w:fill="1F3864"/>
          </w:tcPr>
          <w:p>
            <w:pPr>
              <w:spacing w:after="0" w:line="240" w:lineRule="auto"/>
            </w:pPr>
            <w:r>
              <w:rPr>
                <w:b/>
                <w:color w:val="FFFFFF"/>
                <w:sz w:val="16"/>
              </w:rPr>
              <w:t>Governing agreement</w:t>
            </w:r>
          </w:p>
        </w:tc>
      </w:tr>
      <w:tr>
        <w:trPr>
          <w:cantSplit/>
        </w:trPr>
        <w:tc>
          <w:tcPr>
            <w:tcW w:w="1474" w:type="dxa"/>
          </w:tcPr>
          <w:p>
            <w:pPr>
              <w:spacing w:after="40" w:line="240" w:lineRule="auto"/>
            </w:pPr>
            <w:r>
              <w:rPr>
                <w:b w:val="false"/>
                <w:i w:val="false"/>
                <w:sz w:val="16"/>
              </w:rPr>
              <w:t>14 October 2025</w:t>
            </w:r>
          </w:p>
        </w:tc>
        <w:tc>
          <w:tcPr>
            <w:tcW w:w="2154" w:type="dxa"/>
          </w:tcPr>
          <w:p>
            <w:pPr>
              <w:spacing w:after="40" w:line="240" w:lineRule="auto"/>
            </w:pPr>
            <w:r>
              <w:rPr>
                <w:b w:val="false"/>
                <w:i w:val="false"/>
                <w:sz w:val="16"/>
              </w:rPr>
              <w:t>Sablepoint Analytics, Inc.</w:t>
            </w:r>
          </w:p>
        </w:tc>
        <w:tc>
          <w:tcPr>
            <w:tcW w:w="1928" w:type="dxa"/>
          </w:tcPr>
          <w:p>
            <w:pPr>
              <w:spacing w:after="40" w:line="240" w:lineRule="auto"/>
            </w:pPr>
            <w:r>
              <w:rPr>
                <w:b w:val="false"/>
                <w:i w:val="false"/>
                <w:sz w:val="16"/>
              </w:rPr>
              <w:t>Bramber Software Limited</w:t>
            </w:r>
          </w:p>
        </w:tc>
        <w:tc>
          <w:tcPr>
            <w:tcW w:w="2494" w:type="dxa"/>
          </w:tcPr>
          <w:p>
            <w:pPr>
              <w:spacing w:after="40" w:line="240" w:lineRule="auto"/>
            </w:pPr>
            <w:r>
              <w:rPr>
                <w:b w:val="false"/>
                <w:i w:val="false"/>
                <w:sz w:val="16"/>
              </w:rPr>
              <w:t>Initial platform demonstration and technical discussion</w:t>
            </w:r>
          </w:p>
        </w:tc>
        <w:tc>
          <w:tcPr>
            <w:tcW w:w="1361" w:type="dxa"/>
          </w:tcPr>
          <w:p>
            <w:pPr>
              <w:spacing w:after="40" w:line="240" w:lineRule="auto"/>
            </w:pPr>
            <w:r>
              <w:rPr>
                <w:b w:val="false"/>
                <w:i w:val="false"/>
                <w:sz w:val="16"/>
              </w:rPr>
              <w:t>Evaluation agreement dated 14 October 2025</w:t>
            </w:r>
          </w:p>
        </w:tc>
      </w:tr>
      <w:tr>
        <w:trPr>
          <w:cantSplit/>
        </w:trPr>
        <w:tc>
          <w:tcPr>
            <w:tcW w:w="1474" w:type="dxa"/>
          </w:tcPr>
          <w:p>
            <w:pPr>
              <w:spacing w:after="40" w:line="240" w:lineRule="auto"/>
            </w:pPr>
            <w:r>
              <w:rPr>
                <w:b w:val="false"/>
                <w:i w:val="false"/>
                <w:sz w:val="16"/>
              </w:rPr>
              <w:t>21 January 2026</w:t>
            </w:r>
          </w:p>
        </w:tc>
        <w:tc>
          <w:tcPr>
            <w:tcW w:w="2154" w:type="dxa"/>
          </w:tcPr>
          <w:p>
            <w:pPr>
              <w:spacing w:after="40" w:line="240" w:lineRule="auto"/>
            </w:pPr>
            <w:r>
              <w:rPr>
                <w:b w:val="false"/>
                <w:i w:val="false"/>
                <w:sz w:val="16"/>
              </w:rPr>
              <w:t>Sablepoint Analytics, Inc.</w:t>
            </w:r>
          </w:p>
        </w:tc>
        <w:tc>
          <w:tcPr>
            <w:tcW w:w="1928" w:type="dxa"/>
          </w:tcPr>
          <w:p>
            <w:pPr>
              <w:spacing w:after="40" w:line="240" w:lineRule="auto"/>
            </w:pPr>
            <w:r>
              <w:rPr>
                <w:b w:val="false"/>
                <w:i w:val="false"/>
                <w:sz w:val="16"/>
              </w:rPr>
              <w:t>Bramber Software Limited</w:t>
            </w:r>
          </w:p>
        </w:tc>
        <w:tc>
          <w:tcPr>
            <w:tcW w:w="2494" w:type="dxa"/>
          </w:tcPr>
          <w:p>
            <w:pPr>
              <w:spacing w:after="40" w:line="240" w:lineRule="auto"/>
            </w:pPr>
            <w:r>
              <w:rPr>
                <w:b w:val="false"/>
                <w:i w:val="false"/>
                <w:sz w:val="16"/>
              </w:rPr>
              <w:t>Security questionnaire and architecture review</w:t>
            </w:r>
          </w:p>
        </w:tc>
        <w:tc>
          <w:tcPr>
            <w:tcW w:w="1361" w:type="dxa"/>
          </w:tcPr>
          <w:p>
            <w:pPr>
              <w:spacing w:after="40" w:line="240" w:lineRule="auto"/>
            </w:pPr>
            <w:r>
              <w:rPr>
                <w:b w:val="false"/>
                <w:i w:val="false"/>
                <w:sz w:val="16"/>
              </w:rPr>
              <w:t>Evaluation agreement dated 14 October 2025</w:t>
            </w:r>
          </w:p>
        </w:tc>
      </w:tr>
    </w:tbl>
    <w:p>
      <w:pPr>
        <w:spacing w:after="40"/>
      </w:pPr>
    </w:p>
    <w:p>
      <w:pPr>
        <w:spacing w:after="0"/>
      </w:pPr>
      <w:r>
        <w:br w:type="page"/>
      </w:r>
    </w:p>
    <w:p>
      <w:r>
        <w:rPr>
          <w:b/>
          <w:i w:val="false"/>
        </w:rPr>
        <w:t>Agreed and accepted by the parties:</w:t>
      </w:r>
    </w:p>
    <w:p>
      <w:pPr>
        <w:spacing w:after="80"/>
      </w:pPr>
    </w:p>
    <w:tbl>
      <w:tblPr>
        <w:tblW w:w="0" w:type="auto"/>
        <w:tblLayout w:type="fixed"/>
        <w:tblCellMar>
          <w:top w:w="40" w:type="dxa"/>
          <w:left w:w="0" w:type="dxa"/>
          <w:bottom w:w="40" w:type="dxa"/>
          <w:right w:w="120" w:type="dxa"/>
        </w:tblCellMar>
        <w:tblLook w:firstRow="1" w:lastRow="0" w:firstColumn="1" w:lastColumn="0" w:noHBand="0" w:noVBand="1" w:val="04A0"/>
      </w:tblPr>
      <w:tblGrid>
        <w:gridCol w:w="4706"/>
        <w:gridCol w:w="4706"/>
      </w:tblGrid>
      <w:tr>
        <w:tc>
          <w:tcPr>
            <w:tcW w:w="4649" w:type="dxa"/>
          </w:tcPr>
          <w:p>
            <w:pPr>
              <w:spacing w:after="400"/>
            </w:pPr>
            <w:r>
              <w:rPr>
                <w:rFonts w:ascii="Georgia" w:hAnsi="Georgia"/>
                <w:b/>
                <w:sz w:val="20"/>
              </w:rPr>
              <w:t>Sablepoint Analytics, Inc.</w:t>
            </w:r>
          </w:p>
          <w:p>
            <w:pPr>
              <w:spacing w:after="160"/>
            </w:pPr>
            <w:r>
              <w:rPr>
                <w:rFonts w:ascii="Georgia" w:hAnsi="Georgia"/>
                <w:sz w:val="18"/>
              </w:rPr>
              <w:t xml:space="preserve">Signature: </w:t>
            </w:r>
            <w:r>
              <w:rPr>
                <w:rFonts w:ascii="Georgia" w:hAnsi="Georgia"/>
                <w:sz w:val="18"/>
              </w:rPr>
              <w:t>______________________________</w:t>
            </w:r>
          </w:p>
          <w:p>
            <w:pPr>
              <w:spacing w:after="160"/>
            </w:pPr>
            <w:r>
              <w:rPr>
                <w:rFonts w:ascii="Georgia" w:hAnsi="Georgia"/>
                <w:sz w:val="18"/>
              </w:rPr>
              <w:t xml:space="preserve">Name: </w:t>
            </w:r>
            <w:r>
              <w:rPr>
                <w:rFonts w:ascii="Georgia" w:hAnsi="Georgia"/>
                <w:sz w:val="18"/>
              </w:rPr>
              <w:t>Claire Devereux</w:t>
            </w:r>
          </w:p>
          <w:p>
            <w:pPr>
              <w:spacing w:after="160"/>
            </w:pPr>
            <w:r>
              <w:rPr>
                <w:rFonts w:ascii="Georgia" w:hAnsi="Georgia"/>
                <w:sz w:val="18"/>
              </w:rPr>
              <w:t xml:space="preserve">Title: </w:t>
            </w:r>
            <w:r>
              <w:rPr>
                <w:rFonts w:ascii="Georgia" w:hAnsi="Georgia"/>
                <w:sz w:val="18"/>
              </w:rPr>
              <w:t>General Counsel</w:t>
            </w:r>
          </w:p>
          <w:p>
            <w:pPr>
              <w:spacing w:after="160"/>
            </w:pPr>
            <w:r>
              <w:rPr>
                <w:rFonts w:ascii="Georgia" w:hAnsi="Georgia"/>
                <w:sz w:val="18"/>
              </w:rPr>
              <w:t xml:space="preserve">Date: </w:t>
            </w:r>
            <w:r>
              <w:rPr>
                <w:rFonts w:ascii="Georgia" w:hAnsi="Georgia"/>
                <w:sz w:val="18"/>
              </w:rPr>
              <w:t>__________________</w:t>
            </w:r>
          </w:p>
        </w:tc>
        <w:tc>
          <w:tcPr>
            <w:tcW w:w="4649" w:type="dxa"/>
          </w:tcPr>
          <w:p>
            <w:pPr>
              <w:spacing w:after="400"/>
            </w:pPr>
            <w:r>
              <w:rPr>
                <w:rFonts w:ascii="Georgia" w:hAnsi="Georgia"/>
                <w:b/>
                <w:sz w:val="20"/>
              </w:rPr>
              <w:t>Bramber Software Limited</w:t>
            </w:r>
          </w:p>
          <w:p>
            <w:pPr>
              <w:spacing w:after="160"/>
            </w:pPr>
            <w:r>
              <w:rPr>
                <w:rFonts w:ascii="Georgia" w:hAnsi="Georgia"/>
                <w:sz w:val="18"/>
              </w:rPr>
              <w:t xml:space="preserve">Signature: </w:t>
            </w:r>
            <w:r>
              <w:rPr>
                <w:rFonts w:ascii="Georgia" w:hAnsi="Georgia"/>
                <w:sz w:val="18"/>
              </w:rPr>
              <w:t>______________________________</w:t>
            </w:r>
          </w:p>
          <w:p>
            <w:pPr>
              <w:spacing w:after="160"/>
            </w:pPr>
            <w:r>
              <w:rPr>
                <w:rFonts w:ascii="Georgia" w:hAnsi="Georgia"/>
                <w:sz w:val="18"/>
              </w:rPr>
              <w:t xml:space="preserve">Name: </w:t>
            </w:r>
            <w:r>
              <w:rPr>
                <w:rFonts w:ascii="Georgia" w:hAnsi="Georgia"/>
                <w:sz w:val="18"/>
              </w:rPr>
              <w:t>Aisha Bello</w:t>
            </w:r>
          </w:p>
          <w:p>
            <w:pPr>
              <w:spacing w:after="160"/>
            </w:pPr>
            <w:r>
              <w:rPr>
                <w:rFonts w:ascii="Georgia" w:hAnsi="Georgia"/>
                <w:sz w:val="18"/>
              </w:rPr>
              <w:t xml:space="preserve">Title: </w:t>
            </w:r>
            <w:r>
              <w:rPr>
                <w:rFonts w:ascii="Georgia" w:hAnsi="Georgia"/>
                <w:sz w:val="18"/>
              </w:rPr>
              <w:t>Commercial Counsel</w:t>
            </w:r>
          </w:p>
          <w:p>
            <w:pPr>
              <w:spacing w:after="160"/>
            </w:pPr>
            <w:r>
              <w:rPr>
                <w:rFonts w:ascii="Georgia" w:hAnsi="Georgia"/>
                <w:sz w:val="18"/>
              </w:rPr>
              <w:t xml:space="preserve">Date: </w:t>
            </w:r>
            <w:r>
              <w:rPr>
                <w:rFonts w:ascii="Georgia" w:hAnsi="Georgia"/>
                <w:sz w:val="18"/>
              </w:rPr>
              <w:t>__________________</w:t>
            </w:r>
          </w:p>
        </w:tc>
      </w:tr>
    </w:tbl>
    <w:sectPr w:rsidRPr="0006063C" w:rsidR="00FC693F" w:rsidSect="00034616">
      <w:headerReference w:type="default" r:id="rId9"/>
      <w:footerReference w:type="default" r:id="rId10"/>
      <w:pgSz w:w="11906" w:h="16838"/>
      <w:pgMar w:top="1247" w:right="1247" w:bottom="1191"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Sablepoint Analytics, Inc. / Bramber Software Limited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CONFIDENTIAL – Draft</w:t>
    </w:r>
    <w:r>
      <w:rPr>
        <w:color w:val="595959"/>
        <w:sz w:val="16"/>
      </w:rPr>
      <w:tab/>
      <w:t>Mutual Non-Disclosure Agreement — Sablepoint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Georgia" w:hAnsi="Georgia" w:cs="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Georgia" w:hAnsi="Georgia" w:cs="Georgia" w:eastAsia="Georgia"/>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Georgia" w:hAnsi="Georgia" w:cs="Georgia" w:eastAsia="Georgia"/>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Georgia" w:hAnsi="Georgia" w:cs="Georgia" w:eastAsia="Georgia"/>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Sablepoint Analytics, Inc.</dc:subject>
  <dc:creator>Claire Devereux</dc:creator>
  <cp:keywords/>
  <dc:description/>
  <cp:lastModifiedBy>Claire Devereux</cp:lastModifiedBy>
  <cp:revision>1</cp:revision>
  <dcterms:created xsi:type="dcterms:W3CDTF">2026-02-18T09:30:00Z</dcterms:created>
  <dcterms:modified xsi:type="dcterms:W3CDTF">2026-02-18T09:30:00Z</dcterms:modified>
  <cp:category>Commercial legal</cp:category>
</cp:coreProperties>
</file>