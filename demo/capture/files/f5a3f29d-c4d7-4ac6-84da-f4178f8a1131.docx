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m="http://schemas.openxmlformats.org/officeDocument/2006/math"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p14">
  <w:body>
    <!-- Modified by docx4j 11.5.14 (Apache licensed) using REFERENCE JAXB in Homebrew Java 21.0.13 on Mac OS X -->
    <w:p>
      <w:pPr>
        <w:spacing w:after="40"/>
        <w:jc w:val="center"/>
      </w:pPr>
      <w:r>
        <w:rPr>
          <w:b w:val="false"/>
          <w:color w:val="595959"/>
          <w:sz w:val="18"/>
        </w:rPr>
        <w:t>ORDER FORM NO. KAG-2026-014</w:t>
      </w:r>
    </w:p>
    <w:p>
      <w:pPr>
        <w:spacing w:after="120"/>
        <w:jc w:val="center"/>
      </w:pPr>
      <w:r>
        <w:rPr>
          <w:b/>
          <w:color w:val="1F3864"/>
          <w:sz w:val="40"/>
        </w:rPr>
        <w:t>BRAMBER FLOW ENTERPRISE</w:t>
      </w:r>
    </w:p>
    <w:p>
      <w:pPr>
        <w:spacing w:after="40"/>
        <w:jc w:val="center"/>
      </w:pPr>
      <w:r>
        <w:rPr>
          <w:b w:val="false"/>
          <w:sz w:val="22"/>
        </w:rPr>
        <w:t>under the Master Services Agreement dated 12 January 2026</w:t>
      </w:r>
    </w:p>
    <w:p>
      <w:pPr>
        <w:spacing w:after="200"/>
      </w:pPr>
    </w:p>
    <w:p>
      <w:r>
        <w:rPr>
          <w:b w:val="false"/>
          <w:i w:val="false"/>
        </w:rPr>
        <w:t xml:space="preserve">This Order Form is entered into on 20 February 2026 between </w:t>
      </w:r>
      <w:r>
        <w:rPr>
          <w:b/>
          <w:i w:val="false"/>
        </w:rPr>
        <w:t>Kestrel Assurance Group plc</w:t>
      </w:r>
      <w:r>
        <w:rPr>
          <w:b w:val="false"/>
          <w:i w:val="false"/>
        </w:rPr>
        <w:t>, a public limited company incorporated in England and Wales with company number 04418296, whose registered office is at 1 Waterhouse Quay, Leeds LS1 4BR (the “</w:t>
      </w:r>
      <w:r>
        <w:rPr>
          <w:b/>
          <w:i w:val="false"/>
        </w:rPr>
        <w:t>Customer</w:t>
      </w:r>
      <w:r>
        <w:rPr>
          <w:b w:val="false"/>
          <w:i w:val="false"/>
        </w:rPr>
        <w:t xml:space="preserve">”), and </w:t>
      </w:r>
      <w:r>
        <w:rPr>
          <w:b/>
          <w:i w:val="false"/>
        </w:rPr>
        <w:t>Bramber Software Limited</w:t>
      </w:r>
      <w:r>
        <w:rPr>
          <w:b w:val="false"/>
          <w:i w:val="false"/>
        </w:rPr>
        <w:t>, a private limited company incorporated in England and Wales with company number 08841267, whose registered office is at The Glass Works, 12 Feeder Road, Bristol BS2 0SB (the “</w:t>
      </w:r>
      <w:r>
        <w:rPr>
          <w:b/>
          <w:i w:val="false"/>
        </w:rPr>
        <w:t>Supplier</w:t>
      </w:r>
      <w:r>
        <w:rPr>
          <w:b w:val="false"/>
          <w:i w:val="false"/>
        </w:rPr>
        <w:t>”).</w:t>
      </w:r>
    </w:p>
    <w:p>
      <w:r>
        <w:rPr>
          <w:b w:val="false"/>
          <w:i w:val="false"/>
        </w:rPr>
        <w:t>This Order Form incorporates the Master Services Agreement dated 12 January 2026 (the “</w:t>
      </w:r>
      <w:r>
        <w:rPr>
          <w:b/>
          <w:i w:val="false"/>
        </w:rPr>
        <w:t>MSA</w:t>
      </w:r>
      <w:r>
        <w:rPr>
          <w:b w:val="false"/>
          <w:i w:val="false"/>
        </w:rPr>
        <w:t>”).</w:t>
      </w:r>
    </w:p>
    <w:p>
      <w:pPr>
        <w:keepNext/>
        <w:spacing w:before="280" w:after="120"/>
      </w:pPr>
      <w:r>
        <w:rPr>
          <w:b/>
          <w:color w:val="1F3864"/>
          <w:sz w:val="24"/>
        </w:rPr>
        <w:t>Background</w:t>
      </w:r>
    </w:p>
    <w:p>
      <w:r>
        <w:rPr>
          <w:b w:val="false"/>
          <w:i w:val="false"/>
        </w:rPr>
        <w:t>(A) The Customer wishes to subscribe to the Platform for its claims triage, delegated authority and specialty claims teams.</w:t>
      </w:r>
    </w:p>
    <w:p>
      <w:r>
        <w:rPr>
          <w:b w:val="false"/>
          <w:i w:val="false"/>
        </w:rPr>
        <w:t>(B) The Supplier has agreed to provide the Services on the terms of the MSA and this Order Form.</w:t>
      </w:r>
    </w:p>
    <w:p>
      <w:r>
        <w:rPr>
          <w:b w:val="false"/>
          <w:i w:val="false"/>
        </w:rPr>
        <w:t>(C) This Order Form sets out the commercial terms, service levels and additional terms that apply to the subscription.</w:t>
      </w:r>
    </w:p>
    <w:p>
      <w:pPr>
        <w:pStyle w:val="Heading1"/>
      </w:pPr>
      <w:r>
        <w:t>1. Key terms</w:t>
      </w:r>
    </w:p>
    <w:p>
      <w:r>
        <w:rPr>
          <w:b/>
          <w:i w:val="false"/>
        </w:rPr>
        <w:t>1.1 Definitions.</w:t>
      </w:r>
      <w:r>
        <w:rPr>
          <w:b w:val="false"/>
          <w:i w:val="false"/>
        </w:rPr>
        <w:t xml:space="preserve"> Capitalised terms used but not defined in this Order Form have the meanings given in the MSA. In this Order Form, “Initial Subscription Term” means the period of 36 months from the Effective Date.</w:t>
      </w:r>
    </w:p>
    <w:p>
      <w:r>
        <w:rPr>
          <w:b/>
          <w:i w:val="false"/>
        </w:rPr>
        <w:t>1.2 Key terms.</w:t>
      </w:r>
      <w:r>
        <w:rPr>
          <w:b w:val="false"/>
          <w:i w:val="false"/>
        </w:rPr>
        <w:t xml:space="preserve"> The key terms of this Order Form are set out in the table below. Where a term is not specified, the corresponding provision of the MSA applies.</w:t>
      </w:r>
    </w:p>
    <w:tbl>
      <w:tblPr>
        <w:tblW w:w="0" w:type="auto"/>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Layout w:type="fixed"/>
        <w:tblCellMar>
          <w:top w:w="60" w:type="dxa"/>
          <w:left w:w="90" w:type="dxa"/>
          <w:bottom w:w="60" w:type="dxa"/>
          <w:right w:w="90" w:type="dxa"/>
        </w:tblCellMar>
        <w:tblLook w:firstRow="1" w:lastRow="0" w:firstColumn="1" w:lastColumn="0" w:noHBand="0" w:noVBand="1" w:val="04A0"/>
      </w:tblPr>
      <w:tblGrid>
        <w:gridCol w:w="4706"/>
        <w:gridCol w:w="4706"/>
      </w:tblGrid>
      <w:tr>
        <w:trPr>
          <w:cantSplit/>
        </w:trPr>
        <w:tc>
          <w:tcPr>
            <w:tcW w:w="2551" w:type="dxa"/>
            <w:shd w:val="clear" w:color="auto" w:fill="EDF1F7"/>
          </w:tcPr>
          <w:p>
            <w:pPr>
              <w:spacing w:after="40"/>
            </w:pPr>
            <w:r>
              <w:rPr>
                <w:b/>
                <w:color w:val="1F3864"/>
                <w:sz w:val="17"/>
              </w:rPr>
              <w:t>Customer</w:t>
            </w:r>
          </w:p>
        </w:tc>
        <w:tc>
          <w:tcPr>
            <w:tcW w:w="6746" w:type="dxa"/>
          </w:tcPr>
          <w:p>
            <w:pPr>
              <w:spacing w:after="40" w:line="240" w:lineRule="auto"/>
            </w:pPr>
            <w:r>
              <w:rPr>
                <w:b w:val="false"/>
                <w:i w:val="false"/>
                <w:sz w:val="17"/>
              </w:rPr>
              <w:t>Kestrel Assurance Group plc, 1 Waterhouse Quay, Leeds LS1 4BR</w:t>
            </w:r>
          </w:p>
        </w:tc>
      </w:tr>
      <w:tr>
        <w:trPr>
          <w:cantSplit/>
        </w:trPr>
        <w:tc>
          <w:tcPr>
            <w:tcW w:w="2551" w:type="dxa"/>
            <w:shd w:val="clear" w:color="auto" w:fill="EDF1F7"/>
          </w:tcPr>
          <w:p>
            <w:pPr>
              <w:spacing w:after="40"/>
            </w:pPr>
            <w:r>
              <w:rPr>
                <w:b/>
                <w:color w:val="1F3864"/>
                <w:sz w:val="17"/>
              </w:rPr>
              <w:t>Supplier</w:t>
            </w:r>
          </w:p>
        </w:tc>
        <w:tc>
          <w:tcPr>
            <w:tcW w:w="6746" w:type="dxa"/>
          </w:tcPr>
          <w:p>
            <w:pPr>
              <w:spacing w:after="40" w:line="240" w:lineRule="auto"/>
            </w:pPr>
            <w:r>
              <w:rPr>
                <w:b w:val="false"/>
                <w:i w:val="false"/>
                <w:sz w:val="17"/>
              </w:rPr>
              <w:t>Bramber Software Limited, The Glass Works, 12 Feeder Road, Bristol BS2 0SB</w:t>
            </w:r>
          </w:p>
        </w:tc>
      </w:tr>
      <w:tr>
        <w:trPr>
          <w:cantSplit/>
        </w:trPr>
        <w:tc>
          <w:tcPr>
            <w:tcW w:w="2551" w:type="dxa"/>
            <w:shd w:val="clear" w:color="auto" w:fill="EDF1F7"/>
          </w:tcPr>
          <w:p>
            <w:pPr>
              <w:spacing w:after="40"/>
            </w:pPr>
            <w:r>
              <w:rPr>
                <w:b/>
                <w:color w:val="1F3864"/>
                <w:sz w:val="17"/>
              </w:rPr>
              <w:t>Order Form date</w:t>
            </w:r>
          </w:p>
        </w:tc>
        <w:tc>
          <w:tcPr>
            <w:tcW w:w="6746" w:type="dxa"/>
          </w:tcPr>
          <w:p>
            <w:pPr>
              <w:spacing w:after="40" w:line="240" w:lineRule="auto"/>
            </w:pPr>
            <w:r>
              <w:rPr>
                <w:b w:val="false"/>
                <w:i w:val="false"/>
                <w:sz w:val="17"/>
              </w:rPr>
              <w:t>20 February 2026</w:t>
            </w:r>
          </w:p>
        </w:tc>
      </w:tr>
      <w:tr>
        <w:trPr>
          <w:cantSplit/>
        </w:trPr>
        <w:tc>
          <w:tcPr>
            <w:tcW w:w="2551" w:type="dxa"/>
            <w:shd w:val="clear" w:color="auto" w:fill="EDF1F7"/>
          </w:tcPr>
          <w:p>
            <w:pPr>
              <w:spacing w:after="40"/>
            </w:pPr>
            <w:r>
              <w:rPr>
                <w:b/>
                <w:color w:val="1F3864"/>
                <w:sz w:val="17"/>
              </w:rPr>
              <w:t>Effective Date</w:t>
            </w:r>
          </w:p>
        </w:tc>
        <w:tc>
          <w:tcPr>
            <w:tcW w:w="6746" w:type="dxa"/>
          </w:tcPr>
          <w:p>
            <w:pPr>
              <w:spacing w:after="40" w:line="240" w:lineRule="auto"/>
            </w:pPr>
            <w:r>
              <w:rPr>
                <w:b w:val="false"/>
                <w:i w:val="false"/>
                <w:sz w:val="17"/>
              </w:rPr>
              <w:t>1 April 2026</w:t>
            </w:r>
          </w:p>
        </w:tc>
      </w:tr>
      <w:tr>
        <w:trPr>
          <w:cantSplit/>
        </w:trPr>
        <w:tc>
          <w:tcPr>
            <w:tcW w:w="2551" w:type="dxa"/>
            <w:shd w:val="clear" w:color="auto" w:fill="EDF1F7"/>
          </w:tcPr>
          <w:p>
            <w:pPr>
              <w:spacing w:after="40"/>
            </w:pPr>
            <w:r>
              <w:rPr>
                <w:b/>
                <w:color w:val="1F3864"/>
                <w:sz w:val="17"/>
              </w:rPr>
              <w:t>Initial Subscription Term</w:t>
            </w:r>
          </w:p>
        </w:tc>
        <w:tc>
          <w:tcPr>
            <w:tcW w:w="6746" w:type="dxa"/>
          </w:tcPr>
          <w:p>
            <w:pPr>
              <w:spacing w:after="40" w:line="240" w:lineRule="auto"/>
            </w:pPr>
            <w:r>
              <w:rPr>
                <w:b w:val="false"/>
                <w:i w:val="false"/>
                <w:sz w:val="17"/>
              </w:rPr>
              <w:t>36 months from the Effective Date, expiring on 31 March 2029</w:t>
            </w:r>
          </w:p>
        </w:tc>
      </w:tr>
      <w:tr>
        <w:trPr>
          <w:cantSplit/>
        </w:trPr>
        <w:tc>
          <w:tcPr>
            <w:tcW w:w="2551" w:type="dxa"/>
            <w:shd w:val="clear" w:color="auto" w:fill="EDF1F7"/>
          </w:tcPr>
          <w:p>
            <w:pPr>
              <w:spacing w:after="40"/>
            </w:pPr>
            <w:r>
              <w:rPr>
                <w:b/>
                <w:color w:val="1F3864"/>
                <w:sz w:val="17"/>
              </w:rPr>
              <w:t>Renewal</w:t>
            </w:r>
          </w:p>
        </w:tc>
        <w:tc>
          <w:tcPr>
            <w:tcW w:w="6746" w:type="dxa"/>
          </w:tcPr>
          <w:p>
            <w:pPr>
              <w:spacing w:after="40" w:line="240" w:lineRule="auto"/>
            </w:pPr>
            <w:r>
              <w:rPr>
                <w:b w:val="false"/>
                <w:i w:val="false"/>
                <w:sz w:val="17"/>
              </w:rPr>
              <w:t>Automatic renewal for successive 12-month periods unless either party gives at least 120 days' written notice before the end of the then-current term</w:t>
            </w:r>
          </w:p>
        </w:tc>
      </w:tr>
      <w:tr>
        <w:trPr>
          <w:cantSplit/>
        </w:trPr>
        <w:tc>
          <w:tcPr>
            <w:tcW w:w="2551" w:type="dxa"/>
            <w:shd w:val="clear" w:color="auto" w:fill="EDF1F7"/>
          </w:tcPr>
          <w:p>
            <w:pPr>
              <w:spacing w:after="40"/>
            </w:pPr>
            <w:r>
              <w:rPr>
                <w:b/>
                <w:color w:val="1F3864"/>
                <w:sz w:val="17"/>
              </w:rPr>
              <w:t>Platform</w:t>
            </w:r>
          </w:p>
        </w:tc>
        <w:tc>
          <w:tcPr>
            <w:tcW w:w="6746" w:type="dxa"/>
          </w:tcPr>
          <w:p>
            <w:pPr>
              <w:spacing w:after="40" w:line="240" w:lineRule="auto"/>
            </w:pPr>
            <w:r>
              <w:rPr>
                <w:b w:val="false"/>
                <w:i w:val="false"/>
                <w:sz w:val="17"/>
              </w:rPr>
              <w:t>Bramber Flow Enterprise, including claims triage, case management and reporting modules</w:t>
            </w:r>
          </w:p>
        </w:tc>
      </w:tr>
      <w:tr>
        <w:trPr>
          <w:cantSplit/>
        </w:trPr>
        <w:tc>
          <w:tcPr>
            <w:tcW w:w="2551" w:type="dxa"/>
            <w:shd w:val="clear" w:color="auto" w:fill="EDF1F7"/>
          </w:tcPr>
          <w:p>
            <w:pPr>
              <w:spacing w:after="40"/>
            </w:pPr>
            <w:r>
              <w:rPr>
                <w:b/>
                <w:color w:val="1F3864"/>
                <w:sz w:val="17"/>
              </w:rPr>
              <w:t>Authorised Users</w:t>
            </w:r>
          </w:p>
        </w:tc>
        <w:tc>
          <w:tcPr>
            <w:tcW w:w="6746" w:type="dxa"/>
          </w:tcPr>
          <w:p>
            <w:pPr>
              <w:spacing w:after="40" w:line="240" w:lineRule="auto"/>
            </w:pPr>
            <w:r>
              <w:rPr>
                <w:b w:val="false"/>
                <w:i w:val="false"/>
                <w:sz w:val="17"/>
              </w:rPr>
              <w:t>450 named users, as recorded in the Supplier's user administration console</w:t>
            </w:r>
          </w:p>
        </w:tc>
      </w:tr>
      <w:tr>
        <w:trPr>
          <w:cantSplit/>
        </w:trPr>
        <w:tc>
          <w:tcPr>
            <w:tcW w:w="2551" w:type="dxa"/>
            <w:shd w:val="clear" w:color="auto" w:fill="EDF1F7"/>
          </w:tcPr>
          <w:p>
            <w:pPr>
              <w:spacing w:after="40"/>
            </w:pPr>
            <w:r>
              <w:rPr>
                <w:b/>
                <w:color w:val="1F3864"/>
                <w:sz w:val="17"/>
              </w:rPr>
              <w:t>Implementation</w:t>
            </w:r>
          </w:p>
        </w:tc>
        <w:tc>
          <w:tcPr>
            <w:tcW w:w="6746" w:type="dxa"/>
          </w:tcPr>
          <w:p>
            <w:pPr>
              <w:spacing w:after="40" w:line="240" w:lineRule="auto"/>
            </w:pPr>
            <w:r>
              <w:rPr>
                <w:b w:val="false"/>
                <w:i w:val="false"/>
                <w:sz w:val="17"/>
              </w:rPr>
              <w:t>SOW No. 1 dated 20 February 2026</w:t>
            </w:r>
          </w:p>
        </w:tc>
      </w:tr>
      <w:tr>
        <w:trPr>
          <w:cantSplit/>
        </w:trPr>
        <w:tc>
          <w:tcPr>
            <w:tcW w:w="2551" w:type="dxa"/>
            <w:shd w:val="clear" w:color="auto" w:fill="EDF1F7"/>
          </w:tcPr>
          <w:p>
            <w:pPr>
              <w:spacing w:after="40"/>
            </w:pPr>
            <w:r>
              <w:rPr>
                <w:b/>
                <w:color w:val="1F3864"/>
                <w:sz w:val="17"/>
              </w:rPr>
              <w:t>Fees</w:t>
            </w:r>
          </w:p>
        </w:tc>
        <w:tc>
          <w:tcPr>
            <w:tcW w:w="6746" w:type="dxa"/>
          </w:tcPr>
          <w:p>
            <w:pPr>
              <w:spacing w:after="40" w:line="240" w:lineRule="auto"/>
            </w:pPr>
            <w:r>
              <w:rPr>
                <w:b w:val="false"/>
                <w:i w:val="false"/>
                <w:sz w:val="17"/>
              </w:rPr>
              <w:t>As set out in Section 2 (Fees) below</w:t>
            </w:r>
          </w:p>
        </w:tc>
      </w:tr>
      <w:tr>
        <w:trPr>
          <w:cantSplit/>
        </w:trPr>
        <w:tc>
          <w:tcPr>
            <w:tcW w:w="2551" w:type="dxa"/>
            <w:shd w:val="clear" w:color="auto" w:fill="EDF1F7"/>
          </w:tcPr>
          <w:p>
            <w:pPr>
              <w:spacing w:after="40"/>
            </w:pPr>
            <w:r>
              <w:rPr>
                <w:b/>
                <w:color w:val="1F3864"/>
                <w:sz w:val="17"/>
              </w:rPr>
              <w:t>Payment terms</w:t>
            </w:r>
          </w:p>
        </w:tc>
        <w:tc>
          <w:tcPr>
            <w:tcW w:w="6746" w:type="dxa"/>
          </w:tcPr>
          <w:p>
            <w:pPr>
              <w:spacing w:after="40" w:line="240" w:lineRule="auto"/>
            </w:pPr>
            <w:r>
              <w:rPr>
                <w:b w:val="false"/>
                <w:i w:val="false"/>
                <w:sz w:val="17"/>
              </w:rPr>
              <w:t>30 days from the date of a valid invoice</w:t>
            </w:r>
          </w:p>
        </w:tc>
      </w:tr>
      <w:tr>
        <w:trPr>
          <w:cantSplit/>
        </w:trPr>
        <w:tc>
          <w:tcPr>
            <w:tcW w:w="2551" w:type="dxa"/>
            <w:shd w:val="clear" w:color="auto" w:fill="EDF1F7"/>
          </w:tcPr>
          <w:p>
            <w:pPr>
              <w:spacing w:after="40"/>
            </w:pPr>
            <w:r>
              <w:rPr>
                <w:b/>
                <w:color w:val="1F3864"/>
                <w:sz w:val="17"/>
              </w:rPr>
              <w:t>Liability cap</w:t>
            </w:r>
          </w:p>
        </w:tc>
        <w:tc>
          <w:tcPr>
            <w:tcW w:w="6746" w:type="dxa"/>
          </w:tcPr>
          <w:p>
            <w:pPr>
              <w:spacing w:after="40" w:line="240" w:lineRule="auto"/>
            </w:pPr>
            <w:r>
              <w:rPr>
                <w:b w:val="false"/>
                <w:i w:val="false"/>
                <w:sz w:val="17"/>
              </w:rPr>
              <w:t>The Fees paid or payable in the twenty-four (24) months preceding the event giving rise to the claim</w:t>
            </w:r>
          </w:p>
        </w:tc>
      </w:tr>
      <w:tr>
        <w:trPr>
          <w:cantSplit/>
        </w:trPr>
        <w:tc>
          <w:tcPr>
            <w:tcW w:w="2551" w:type="dxa"/>
            <w:shd w:val="clear" w:color="auto" w:fill="EDF1F7"/>
          </w:tcPr>
          <w:p>
            <w:pPr>
              <w:spacing w:after="40"/>
            </w:pPr>
            <w:r>
              <w:rPr>
                <w:b/>
                <w:color w:val="1F3864"/>
                <w:sz w:val="17"/>
              </w:rPr>
              <w:t>Service levels</w:t>
            </w:r>
          </w:p>
        </w:tc>
        <w:tc>
          <w:tcPr>
            <w:tcW w:w="6746" w:type="dxa"/>
          </w:tcPr>
          <w:p>
            <w:pPr>
              <w:spacing w:after="40" w:line="240" w:lineRule="auto"/>
            </w:pPr>
            <w:r>
              <w:rPr>
                <w:b w:val="false"/>
                <w:i w:val="false"/>
                <w:sz w:val="17"/>
              </w:rPr>
              <w:t>As set out in Section 3 (Service levels) below, which replaces Schedule 3 to the MSA for this Order Form</w:t>
            </w:r>
          </w:p>
        </w:tc>
      </w:tr>
      <w:tr>
        <w:trPr>
          <w:cantSplit/>
        </w:trPr>
        <w:tc>
          <w:tcPr>
            <w:tcW w:w="2551" w:type="dxa"/>
            <w:shd w:val="clear" w:color="auto" w:fill="EDF1F7"/>
          </w:tcPr>
          <w:p>
            <w:pPr>
              <w:spacing w:after="40"/>
            </w:pPr>
            <w:r>
              <w:rPr>
                <w:b/>
                <w:color w:val="1F3864"/>
                <w:sz w:val="17"/>
              </w:rPr>
              <w:t>Governing law</w:t>
            </w:r>
          </w:p>
        </w:tc>
        <w:tc>
          <w:tcPr>
            <w:tcW w:w="6746" w:type="dxa"/>
          </w:tcPr>
          <w:p>
            <w:pPr>
              <w:spacing w:after="40" w:line="240" w:lineRule="auto"/>
            </w:pPr>
            <w:r>
              <w:rPr>
                <w:b w:val="false"/>
                <w:i w:val="false"/>
                <w:sz w:val="17"/>
              </w:rPr>
              <w:t>England and Wales</w:t>
            </w:r>
          </w:p>
        </w:tc>
      </w:tr>
    </w:tbl>
    <w:p>
      <w:pPr>
        <w:spacing w:after="40"/>
      </w:pPr>
    </w:p>
    <w:p>
      <w:pPr>
        <w:pStyle w:val="Heading1"/>
      </w:pPr>
      <w:r>
        <w:t>2. Fees</w:t>
      </w:r>
    </w:p>
    <w:p>
      <w:r>
        <w:rPr>
          <w:b w:val="false"/>
          <w:i w:val="false"/>
        </w:rPr>
        <w:t>The Fees for the Initial Subscription Term are set out in the table below. Year 2 and Year 3 subscription Fees include the annual uplift described in Clause 4.2.</w:t>
      </w:r>
    </w:p>
    <w:tbl>
      <w:tblPr>
        <w:tblW w:w="0" w:type="auto"/>
        <w:jc w:val="center"/>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Layout w:type="fixed"/>
        <w:tblCellMar>
          <w:top w:w="60" w:type="dxa"/>
          <w:left w:w="90" w:type="dxa"/>
          <w:bottom w:w="60" w:type="dxa"/>
          <w:right w:w="90" w:type="dxa"/>
        </w:tblCellMar>
        <w:tblLook w:firstRow="1" w:lastRow="0" w:firstColumn="1" w:lastColumn="0" w:noHBand="0" w:noVBand="1" w:val="04A0"/>
      </w:tblPr>
      <w:tblGrid>
        <w:gridCol w:w="1882"/>
        <w:gridCol w:w="1882"/>
        <w:gridCol w:w="1882"/>
        <w:gridCol w:w="1882"/>
        <w:gridCol w:w="1882"/>
      </w:tblGrid>
      <w:tr>
        <w:trPr>
          <w:tblHeader w:val="true"/>
        </w:trPr>
        <w:tc>
          <w:tcPr>
            <w:tcW w:w="1928" w:type="dxa"/>
            <w:shd w:val="clear" w:color="auto" w:fill="1F3864"/>
          </w:tcPr>
          <w:p>
            <w:pPr>
              <w:spacing w:after="0" w:line="240" w:lineRule="auto"/>
            </w:pPr>
            <w:r>
              <w:rPr>
                <w:b/>
                <w:color w:val="FFFFFF"/>
                <w:sz w:val="16"/>
              </w:rPr>
              <w:t>Service</w:t>
            </w:r>
          </w:p>
        </w:tc>
        <w:tc>
          <w:tcPr>
            <w:tcW w:w="3969" w:type="dxa"/>
            <w:shd w:val="clear" w:color="auto" w:fill="1F3864"/>
          </w:tcPr>
          <w:p>
            <w:pPr>
              <w:spacing w:after="0" w:line="240" w:lineRule="auto"/>
            </w:pPr>
            <w:r>
              <w:rPr>
                <w:b/>
                <w:color w:val="FFFFFF"/>
                <w:sz w:val="16"/>
              </w:rPr>
              <w:t>Description</w:t>
            </w:r>
          </w:p>
        </w:tc>
        <w:tc>
          <w:tcPr>
            <w:tcW w:w="1134" w:type="dxa"/>
            <w:shd w:val="clear" w:color="auto" w:fill="1F3864"/>
          </w:tcPr>
          <w:p>
            <w:pPr>
              <w:spacing w:after="0" w:line="240" w:lineRule="auto"/>
            </w:pPr>
            <w:r>
              <w:rPr>
                <w:b/>
                <w:color w:val="FFFFFF"/>
                <w:sz w:val="16"/>
              </w:rPr>
              <w:t>Year 1</w:t>
            </w:r>
          </w:p>
        </w:tc>
        <w:tc>
          <w:tcPr>
            <w:tcW w:w="1191" w:type="dxa"/>
            <w:shd w:val="clear" w:color="auto" w:fill="1F3864"/>
          </w:tcPr>
          <w:p>
            <w:pPr>
              <w:spacing w:after="0" w:line="240" w:lineRule="auto"/>
            </w:pPr>
            <w:r>
              <w:rPr>
                <w:b/>
                <w:color w:val="FFFFFF"/>
                <w:sz w:val="16"/>
              </w:rPr>
              <w:t>Year 2</w:t>
            </w:r>
          </w:p>
        </w:tc>
        <w:tc>
          <w:tcPr>
            <w:tcW w:w="1191" w:type="dxa"/>
            <w:shd w:val="clear" w:color="auto" w:fill="1F3864"/>
          </w:tcPr>
          <w:p>
            <w:pPr>
              <w:spacing w:after="0" w:line="240" w:lineRule="auto"/>
            </w:pPr>
            <w:r>
              <w:rPr>
                <w:b/>
                <w:color w:val="FFFFFF"/>
                <w:sz w:val="16"/>
              </w:rPr>
              <w:t>Year 3</w:t>
            </w:r>
          </w:p>
        </w:tc>
      </w:tr>
      <w:tr>
        <w:trPr>
          <w:cantSplit/>
        </w:trPr>
        <w:tc>
          <w:tcPr>
            <w:tcW w:w="1928" w:type="dxa"/>
          </w:tcPr>
          <w:p>
            <w:pPr>
              <w:spacing w:after="40" w:line="240" w:lineRule="auto"/>
            </w:pPr>
            <w:r>
              <w:rPr>
                <w:b w:val="false"/>
                <w:i w:val="false"/>
                <w:sz w:val="16"/>
              </w:rPr>
              <w:t>Platform subscription</w:t>
            </w:r>
          </w:p>
        </w:tc>
        <w:tc>
          <w:tcPr>
            <w:tcW w:w="3969" w:type="dxa"/>
          </w:tcPr>
          <w:p>
            <w:pPr>
              <w:spacing w:after="40" w:line="240" w:lineRule="auto"/>
            </w:pPr>
            <w:r>
              <w:rPr>
                <w:b w:val="false"/>
                <w:i w:val="false"/>
                <w:sz w:val="16"/>
              </w:rPr>
              <w:t>Bramber Flow Enterprise; 450 named users; production and sandbox environments</w:t>
            </w:r>
          </w:p>
        </w:tc>
        <w:tc>
          <w:tcPr>
            <w:tcW w:w="1134" w:type="dxa"/>
          </w:tcPr>
          <w:p>
            <w:pPr>
              <w:spacing w:after="40" w:line="240" w:lineRule="auto"/>
            </w:pPr>
            <w:r>
              <w:rPr>
                <w:b w:val="false"/>
                <w:i w:val="false"/>
                <w:sz w:val="16"/>
              </w:rPr>
              <w:t>£420,000</w:t>
            </w:r>
          </w:p>
        </w:tc>
        <w:tc>
          <w:tcPr>
            <w:tcW w:w="1191" w:type="dxa"/>
          </w:tcPr>
          <w:p>
            <w:pPr>
              <w:spacing w:after="40" w:line="240" w:lineRule="auto"/>
            </w:pPr>
            <w:r>
              <w:rPr>
                <w:b w:val="false"/>
                <w:i w:val="false"/>
                <w:sz w:val="16"/>
              </w:rPr>
              <w:t>£432,600</w:t>
            </w:r>
          </w:p>
        </w:tc>
        <w:tc>
          <w:tcPr>
            <w:tcW w:w="1191" w:type="dxa"/>
          </w:tcPr>
          <w:p>
            <w:pPr>
              <w:spacing w:after="40" w:line="240" w:lineRule="auto"/>
            </w:pPr>
            <w:r>
              <w:rPr>
                <w:b w:val="false"/>
                <w:i w:val="false"/>
                <w:sz w:val="16"/>
              </w:rPr>
              <w:t>£445,578</w:t>
            </w:r>
          </w:p>
        </w:tc>
      </w:tr>
      <w:tr>
        <w:trPr>
          <w:cantSplit/>
        </w:trPr>
        <w:tc>
          <w:tcPr>
            <w:tcW w:w="1928" w:type="dxa"/>
          </w:tcPr>
          <w:p>
            <w:pPr>
              <w:spacing w:after="40" w:line="240" w:lineRule="auto"/>
            </w:pPr>
            <w:r>
              <w:rPr>
                <w:b w:val="false"/>
                <w:i w:val="false"/>
                <w:sz w:val="16"/>
              </w:rPr>
              <w:t>Premium Support</w:t>
            </w:r>
          </w:p>
        </w:tc>
        <w:tc>
          <w:tcPr>
            <w:tcW w:w="3969" w:type="dxa"/>
          </w:tcPr>
          <w:p>
            <w:pPr>
              <w:spacing w:after="40" w:line="240" w:lineRule="auto"/>
            </w:pPr>
            <w:r>
              <w:rPr>
                <w:b w:val="false"/>
                <w:i w:val="false"/>
                <w:sz w:val="16"/>
              </w:rPr>
              <w:t>24x7 Priority 1 support, named support team, quarterly service reviews</w:t>
            </w:r>
          </w:p>
        </w:tc>
        <w:tc>
          <w:tcPr>
            <w:tcW w:w="1134" w:type="dxa"/>
          </w:tcPr>
          <w:p>
            <w:pPr>
              <w:spacing w:after="40" w:line="240" w:lineRule="auto"/>
            </w:pPr>
            <w:r>
              <w:rPr>
                <w:b w:val="false"/>
                <w:i w:val="false"/>
                <w:sz w:val="16"/>
              </w:rPr>
              <w:t>£60,000</w:t>
            </w:r>
          </w:p>
        </w:tc>
        <w:tc>
          <w:tcPr>
            <w:tcW w:w="1191" w:type="dxa"/>
          </w:tcPr>
          <w:p>
            <w:pPr>
              <w:spacing w:after="40" w:line="240" w:lineRule="auto"/>
            </w:pPr>
            <w:r>
              <w:rPr>
                <w:b w:val="false"/>
                <w:i w:val="false"/>
                <w:sz w:val="16"/>
              </w:rPr>
              <w:t>£61,800</w:t>
            </w:r>
          </w:p>
        </w:tc>
        <w:tc>
          <w:tcPr>
            <w:tcW w:w="1191" w:type="dxa"/>
          </w:tcPr>
          <w:p>
            <w:pPr>
              <w:spacing w:after="40" w:line="240" w:lineRule="auto"/>
            </w:pPr>
            <w:r>
              <w:rPr>
                <w:b w:val="false"/>
                <w:i w:val="false"/>
                <w:sz w:val="16"/>
              </w:rPr>
              <w:t>£63,654</w:t>
            </w:r>
          </w:p>
        </w:tc>
      </w:tr>
      <w:tr>
        <w:trPr>
          <w:cantSplit/>
        </w:trPr>
        <w:tc>
          <w:tcPr>
            <w:tcW w:w="1928" w:type="dxa"/>
            <w:vMerge w:val="restart"/>
          </w:tcPr>
          <w:p>
            <w:pPr>
              <w:spacing w:after="40" w:line="240" w:lineRule="auto"/>
            </w:pPr>
            <w:r/>
            <w:r>
              <w:rPr>
                <w:b w:val="false"/>
                <w:i w:val="false"/>
                <w:sz w:val="16"/>
              </w:rPr>
              <w:t>Implementation services</w:t>
            </w:r>
          </w:p>
        </w:tc>
        <w:tc>
          <w:tcPr>
            <w:tcW w:w="3969" w:type="dxa"/>
          </w:tcPr>
          <w:p>
            <w:pPr>
              <w:spacing w:after="40" w:line="240" w:lineRule="auto"/>
            </w:pPr>
            <w:r>
              <w:rPr>
                <w:b w:val="false"/>
                <w:i w:val="false"/>
                <w:sz w:val="16"/>
              </w:rPr>
              <w:t>Discovery and solution design</w:t>
            </w:r>
          </w:p>
        </w:tc>
        <w:tc>
          <w:tcPr>
            <w:tcW w:w="1134" w:type="dxa"/>
          </w:tcPr>
          <w:p>
            <w:pPr>
              <w:spacing w:after="40" w:line="240" w:lineRule="auto"/>
            </w:pPr>
            <w:r>
              <w:rPr>
                <w:b w:val="false"/>
                <w:i w:val="false"/>
                <w:sz w:val="16"/>
              </w:rPr>
              <w:t>£25,000</w:t>
            </w:r>
          </w:p>
        </w:tc>
        <w:tc>
          <w:tcPr>
            <w:tcW w:w="1191" w:type="dxa"/>
          </w:tcPr>
          <w:p>
            <w:pPr>
              <w:spacing w:after="40" w:line="240" w:lineRule="auto"/>
            </w:pPr>
            <w:r>
              <w:rPr>
                <w:b w:val="false"/>
                <w:i w:val="false"/>
                <w:sz w:val="16"/>
              </w:rPr>
              <w:t>—</w:t>
            </w:r>
          </w:p>
        </w:tc>
        <w:tc>
          <w:tcPr>
            <w:tcW w:w="1191" w:type="dxa"/>
          </w:tcPr>
          <w:p>
            <w:pPr>
              <w:spacing w:after="40" w:line="240" w:lineRule="auto"/>
            </w:pPr>
            <w:r>
              <w:rPr>
                <w:b w:val="false"/>
                <w:i w:val="false"/>
                <w:sz w:val="16"/>
              </w:rPr>
              <w:t>—</w:t>
            </w:r>
          </w:p>
        </w:tc>
      </w:tr>
      <w:tr>
        <w:trPr>
          <w:cantSplit/>
        </w:trPr>
        <w:tc>
          <w:tcPr>
            <w:tcW w:w="1928" w:type="dxa"/>
            <w:vMerge/>
          </w:tcPr>
          <w:p>
            <w:pPr>
              <w:spacing w:after="40" w:line="240" w:lineRule="auto"/>
            </w:pPr>
          </w:p>
        </w:tc>
        <w:tc>
          <w:tcPr>
            <w:tcW w:w="3969" w:type="dxa"/>
          </w:tcPr>
          <w:p>
            <w:pPr>
              <w:spacing w:after="40" w:line="240" w:lineRule="auto"/>
            </w:pPr>
            <w:r>
              <w:rPr>
                <w:b w:val="false"/>
                <w:i w:val="false"/>
                <w:sz w:val="16"/>
              </w:rPr>
              <w:t>Configuration and integration</w:t>
            </w:r>
          </w:p>
        </w:tc>
        <w:tc>
          <w:tcPr>
            <w:tcW w:w="1134" w:type="dxa"/>
          </w:tcPr>
          <w:p>
            <w:pPr>
              <w:spacing w:after="40" w:line="240" w:lineRule="auto"/>
            </w:pPr>
            <w:r>
              <w:rPr>
                <w:b w:val="false"/>
                <w:i w:val="false"/>
                <w:sz w:val="16"/>
              </w:rPr>
              <w:t>£65,000</w:t>
            </w:r>
          </w:p>
        </w:tc>
        <w:tc>
          <w:tcPr>
            <w:tcW w:w="1191" w:type="dxa"/>
          </w:tcPr>
          <w:p>
            <w:pPr>
              <w:spacing w:after="40" w:line="240" w:lineRule="auto"/>
            </w:pPr>
            <w:r>
              <w:rPr>
                <w:b w:val="false"/>
                <w:i w:val="false"/>
                <w:sz w:val="16"/>
              </w:rPr>
              <w:t>—</w:t>
            </w:r>
          </w:p>
        </w:tc>
        <w:tc>
          <w:tcPr>
            <w:tcW w:w="1191" w:type="dxa"/>
          </w:tcPr>
          <w:p>
            <w:pPr>
              <w:spacing w:after="40" w:line="240" w:lineRule="auto"/>
            </w:pPr>
            <w:r>
              <w:rPr>
                <w:b w:val="false"/>
                <w:i w:val="false"/>
                <w:sz w:val="16"/>
              </w:rPr>
              <w:t>—</w:t>
            </w:r>
          </w:p>
        </w:tc>
      </w:tr>
      <w:tr>
        <w:trPr>
          <w:cantSplit/>
        </w:trPr>
        <w:tc>
          <w:tcPr>
            <w:tcW w:w="1928" w:type="dxa"/>
            <w:vMerge/>
          </w:tcPr>
          <w:p>
            <w:pPr>
              <w:spacing w:after="40" w:line="240" w:lineRule="auto"/>
            </w:pPr>
          </w:p>
        </w:tc>
        <w:tc>
          <w:tcPr>
            <w:tcW w:w="3969" w:type="dxa"/>
          </w:tcPr>
          <w:p>
            <w:pPr>
              <w:spacing w:after="40" w:line="240" w:lineRule="auto"/>
            </w:pPr>
            <w:r>
              <w:rPr>
                <w:b w:val="false"/>
                <w:i w:val="false"/>
                <w:sz w:val="16"/>
              </w:rPr>
              <w:t>Data migration and testing</w:t>
            </w:r>
          </w:p>
        </w:tc>
        <w:tc>
          <w:tcPr>
            <w:tcW w:w="1134" w:type="dxa"/>
          </w:tcPr>
          <w:p>
            <w:pPr>
              <w:spacing w:after="40" w:line="240" w:lineRule="auto"/>
            </w:pPr>
            <w:r>
              <w:rPr>
                <w:b w:val="false"/>
                <w:i w:val="false"/>
                <w:sz w:val="16"/>
              </w:rPr>
              <w:t>£30,000</w:t>
            </w:r>
          </w:p>
        </w:tc>
        <w:tc>
          <w:tcPr>
            <w:tcW w:w="1191" w:type="dxa"/>
          </w:tcPr>
          <w:p>
            <w:pPr>
              <w:spacing w:after="40" w:line="240" w:lineRule="auto"/>
            </w:pPr>
            <w:r>
              <w:rPr>
                <w:b w:val="false"/>
                <w:i w:val="false"/>
                <w:sz w:val="16"/>
              </w:rPr>
              <w:t>—</w:t>
            </w:r>
          </w:p>
        </w:tc>
        <w:tc>
          <w:tcPr>
            <w:tcW w:w="1191" w:type="dxa"/>
          </w:tcPr>
          <w:p>
            <w:pPr>
              <w:spacing w:after="40" w:line="240" w:lineRule="auto"/>
            </w:pPr>
            <w:r>
              <w:rPr>
                <w:b w:val="false"/>
                <w:i w:val="false"/>
                <w:sz w:val="16"/>
              </w:rPr>
              <w:t>—</w:t>
            </w:r>
          </w:p>
        </w:tc>
      </w:tr>
      <w:tr>
        <w:trPr>
          <w:cantSplit/>
        </w:trPr>
        <w:tc>
          <w:tcPr>
            <w:tcW w:w="1928" w:type="dxa"/>
          </w:tcPr>
          <w:p>
            <w:pPr>
              <w:spacing w:after="40" w:line="240" w:lineRule="auto"/>
            </w:pPr>
            <w:r>
              <w:rPr>
                <w:b w:val="false"/>
                <w:i w:val="false"/>
                <w:sz w:val="16"/>
              </w:rPr>
              <w:t>Total Fees</w:t>
            </w:r>
          </w:p>
        </w:tc>
        <w:tc>
          <w:tcPr>
            <w:tcW w:w="3969" w:type="dxa"/>
          </w:tcPr>
          <w:p>
            <w:pPr>
              <w:spacing w:after="40" w:line="240" w:lineRule="auto"/>
            </w:pPr>
            <w:r>
              <w:rPr>
                <w:b w:val="false"/>
                <w:i w:val="false"/>
                <w:sz w:val="16"/>
              </w:rPr>
              <w:t>Exclusive of VAT and expenses</w:t>
            </w:r>
          </w:p>
        </w:tc>
        <w:tc>
          <w:tcPr>
            <w:tcW w:w="1134" w:type="dxa"/>
          </w:tcPr>
          <w:p>
            <w:pPr>
              <w:spacing w:after="40" w:line="240" w:lineRule="auto"/>
            </w:pPr>
            <w:r>
              <w:rPr>
                <w:b w:val="false"/>
                <w:i w:val="false"/>
                <w:sz w:val="16"/>
              </w:rPr>
              <w:t>£600,000</w:t>
            </w:r>
          </w:p>
        </w:tc>
        <w:tc>
          <w:tcPr>
            <w:tcW w:w="1191" w:type="dxa"/>
          </w:tcPr>
          <w:p>
            <w:pPr>
              <w:spacing w:after="40" w:line="240" w:lineRule="auto"/>
            </w:pPr>
            <w:r>
              <w:rPr>
                <w:b w:val="false"/>
                <w:i w:val="false"/>
                <w:sz w:val="16"/>
              </w:rPr>
              <w:t>£494,400</w:t>
            </w:r>
          </w:p>
        </w:tc>
        <w:tc>
          <w:tcPr>
            <w:tcW w:w="1191" w:type="dxa"/>
          </w:tcPr>
          <w:p>
            <w:pPr>
              <w:spacing w:after="40" w:line="240" w:lineRule="auto"/>
            </w:pPr>
            <w:r>
              <w:rPr>
                <w:b w:val="false"/>
                <w:i w:val="false"/>
                <w:sz w:val="16"/>
              </w:rPr>
              <w:t>£509,232</w:t>
            </w:r>
          </w:p>
        </w:tc>
      </w:tr>
      <w:tr>
        <w:trPr>
          <w:cantSplit/>
        </w:trPr>
        <w:tc>
          <w:tcPr>
            <w:tcW w:w="1928" w:type="dxa"/>
          </w:tcPr>
          <w:p>
            <w:pPr>
              <w:spacing w:after="40" w:line="240" w:lineRule="auto"/>
            </w:pPr>
            <w:r>
              <w:rPr>
                <w:b w:val="false"/>
                <w:i w:val="false"/>
                <w:sz w:val="16"/>
              </w:rPr>
              <w:t>Expenses</w:t>
            </w:r>
          </w:p>
        </w:tc>
        <w:tc>
          <w:tcPr>
            <w:tcW w:w="7485" w:type="dxa"/>
            <w:gridSpan w:val="4"/>
          </w:tcPr>
          <w:p>
            <w:pPr>
              <w:spacing w:after="40" w:line="240" w:lineRule="auto"/>
            </w:pPr>
            <w:r/>
            <w:r>
              <w:rPr>
                <w:b w:val="false"/>
                <w:i w:val="false"/>
                <w:sz w:val="16"/>
              </w:rPr>
              <w:t>The implementation Fees are inclusive of all travel, expenses and third-party licence costs.</w:t>
            </w:r>
          </w:p>
        </w:tc>
      </w:tr>
    </w:tbl>
    <w:p>
      <w:pPr>
        <w:spacing w:after="40"/>
      </w:pPr>
    </w:p>
    <w:p>
      <w:r>
        <w:rPr>
          <w:b w:val="false"/>
          <w:i w:val="false"/>
        </w:rPr>
        <w:t>All amounts are in pounds sterling and exclusive of VAT. Invoices are issued monthly in arrears for subscription Fees and on completion of each milestone for implementation Fees. The total contract value over the Initial Subscription Term is £1,603,632.</w:t>
      </w:r>
    </w:p>
    <w:p>
      <w:pPr>
        <w:pStyle w:val="Heading1"/>
      </w:pPr>
      <w:r>
        <w:t>3. Service levels</w:t>
      </w:r>
    </w:p>
    <w:p>
      <w:r>
        <w:rPr>
          <w:b w:val="false"/>
          <w:i w:val="false"/>
        </w:rPr>
        <w:t>The following service levels apply in place of Schedule 3 to the MSA. Availability is measured on a calendar-month basis.</w:t>
      </w:r>
    </w:p>
    <w:tbl>
      <w:tblPr>
        <w:tblW w:w="0" w:type="auto"/>
        <w:jc w:val="center"/>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Layout w:type="fixed"/>
        <w:tblCellMar>
          <w:top w:w="60" w:type="dxa"/>
          <w:left w:w="90" w:type="dxa"/>
          <w:bottom w:w="60" w:type="dxa"/>
          <w:right w:w="90" w:type="dxa"/>
        </w:tblCellMar>
        <w:tblLook w:firstRow="1" w:lastRow="0" w:firstColumn="1" w:lastColumn="0" w:noHBand="0" w:noVBand="1" w:val="04A0"/>
      </w:tblPr>
      <w:tblGrid>
        <w:gridCol w:w="2353"/>
        <w:gridCol w:w="2353"/>
        <w:gridCol w:w="2353"/>
        <w:gridCol w:w="2353"/>
      </w:tblGrid>
      <w:tr>
        <w:trPr>
          <w:tblHeader w:val="true"/>
        </w:trPr>
        <w:tc>
          <w:tcPr>
            <w:tcW w:w="2041" w:type="dxa"/>
            <w:shd w:val="clear" w:color="auto" w:fill="1F3864"/>
          </w:tcPr>
          <w:p>
            <w:pPr>
              <w:spacing w:after="0" w:line="240" w:lineRule="auto"/>
            </w:pPr>
            <w:r>
              <w:rPr>
                <w:b/>
                <w:color w:val="FFFFFF"/>
                <w:sz w:val="17"/>
              </w:rPr>
              <w:t>Metric</w:t>
            </w:r>
          </w:p>
        </w:tc>
        <w:tc>
          <w:tcPr>
            <w:tcW w:w="2154" w:type="dxa"/>
            <w:shd w:val="clear" w:color="auto" w:fill="1F3864"/>
          </w:tcPr>
          <w:p>
            <w:pPr>
              <w:spacing w:after="0" w:line="240" w:lineRule="auto"/>
            </w:pPr>
            <w:r>
              <w:rPr>
                <w:b/>
                <w:color w:val="FFFFFF"/>
                <w:sz w:val="17"/>
              </w:rPr>
              <w:t>Commitment</w:t>
            </w:r>
          </w:p>
        </w:tc>
        <w:tc>
          <w:tcPr>
            <w:tcW w:w="2835" w:type="dxa"/>
            <w:shd w:val="clear" w:color="auto" w:fill="1F3864"/>
          </w:tcPr>
          <w:p>
            <w:pPr>
              <w:spacing w:after="0" w:line="240" w:lineRule="auto"/>
            </w:pPr>
            <w:r>
              <w:rPr>
                <w:b/>
                <w:color w:val="FFFFFF"/>
                <w:sz w:val="17"/>
              </w:rPr>
              <w:t>Measurement</w:t>
            </w:r>
          </w:p>
        </w:tc>
        <w:tc>
          <w:tcPr>
            <w:tcW w:w="2381" w:type="dxa"/>
            <w:shd w:val="clear" w:color="auto" w:fill="1F3864"/>
          </w:tcPr>
          <w:p>
            <w:pPr>
              <w:spacing w:after="0" w:line="240" w:lineRule="auto"/>
            </w:pPr>
            <w:r>
              <w:rPr>
                <w:b/>
                <w:color w:val="FFFFFF"/>
                <w:sz w:val="17"/>
              </w:rPr>
              <w:t>Credit</w:t>
            </w:r>
          </w:p>
        </w:tc>
      </w:tr>
      <w:tr>
        <w:trPr>
          <w:cantSplit/>
        </w:trPr>
        <w:tc>
          <w:tcPr>
            <w:tcW w:w="2041" w:type="dxa"/>
          </w:tcPr>
          <w:p>
            <w:pPr>
              <w:spacing w:after="40" w:line="240" w:lineRule="auto"/>
            </w:pPr>
            <w:r>
              <w:rPr>
                <w:b w:val="false"/>
                <w:i w:val="false"/>
                <w:sz w:val="17"/>
              </w:rPr>
              <w:t>Availability</w:t>
            </w:r>
          </w:p>
        </w:tc>
        <w:tc>
          <w:tcPr>
            <w:tcW w:w="2154" w:type="dxa"/>
          </w:tcPr>
          <w:p>
            <w:pPr>
              <w:spacing w:after="40" w:line="240" w:lineRule="auto"/>
            </w:pPr>
            <w:r>
              <w:rPr>
                <w:b w:val="false"/>
                <w:i w:val="false"/>
                <w:sz w:val="17"/>
              </w:rPr>
              <w:t>99.9%</w:t>
            </w:r>
          </w:p>
        </w:tc>
        <w:tc>
          <w:tcPr>
            <w:tcW w:w="2835" w:type="dxa"/>
          </w:tcPr>
          <w:p>
            <w:pPr>
              <w:spacing w:after="40" w:line="240" w:lineRule="auto"/>
            </w:pPr>
            <w:r>
              <w:rPr>
                <w:b w:val="false"/>
                <w:i w:val="false"/>
                <w:sz w:val="17"/>
              </w:rPr>
              <w:t>Calendar month, excluding Scheduled Maintenance</w:t>
            </w:r>
          </w:p>
        </w:tc>
        <w:tc>
          <w:tcPr>
            <w:tcW w:w="2381" w:type="dxa"/>
          </w:tcPr>
          <w:p>
            <w:pPr>
              <w:spacing w:after="40" w:line="240" w:lineRule="auto"/>
            </w:pPr>
            <w:r>
              <w:rPr>
                <w:b w:val="false"/>
                <w:i w:val="false"/>
                <w:sz w:val="17"/>
              </w:rPr>
              <w:t>5% of monthly Fees for each 0.1% below the commitment</w:t>
            </w:r>
          </w:p>
        </w:tc>
      </w:tr>
      <w:tr>
        <w:trPr>
          <w:cantSplit/>
        </w:trPr>
        <w:tc>
          <w:tcPr>
            <w:tcW w:w="2041" w:type="dxa"/>
          </w:tcPr>
          <w:p>
            <w:pPr>
              <w:spacing w:after="40" w:line="240" w:lineRule="auto"/>
            </w:pPr>
            <w:r>
              <w:rPr>
                <w:b w:val="false"/>
                <w:i w:val="false"/>
                <w:sz w:val="17"/>
              </w:rPr>
              <w:t>Priority 1 response</w:t>
            </w:r>
          </w:p>
        </w:tc>
        <w:tc>
          <w:tcPr>
            <w:tcW w:w="2154" w:type="dxa"/>
          </w:tcPr>
          <w:p>
            <w:pPr>
              <w:spacing w:after="40" w:line="240" w:lineRule="auto"/>
            </w:pPr>
            <w:r>
              <w:rPr>
                <w:b w:val="false"/>
                <w:i w:val="false"/>
                <w:sz w:val="17"/>
              </w:rPr>
              <w:t>30 minutes</w:t>
            </w:r>
          </w:p>
        </w:tc>
        <w:tc>
          <w:tcPr>
            <w:tcW w:w="2835" w:type="dxa"/>
          </w:tcPr>
          <w:p>
            <w:pPr>
              <w:spacing w:after="40" w:line="240" w:lineRule="auto"/>
            </w:pPr>
            <w:r>
              <w:rPr>
                <w:b w:val="false"/>
                <w:i w:val="false"/>
                <w:sz w:val="17"/>
              </w:rPr>
              <w:t>24x7, from ticket receipt to acknowledgement</w:t>
            </w:r>
          </w:p>
        </w:tc>
        <w:tc>
          <w:tcPr>
            <w:tcW w:w="2381" w:type="dxa"/>
          </w:tcPr>
          <w:p>
            <w:pPr>
              <w:spacing w:after="40" w:line="240" w:lineRule="auto"/>
            </w:pPr>
            <w:r>
              <w:rPr>
                <w:b w:val="false"/>
                <w:i w:val="false"/>
                <w:sz w:val="17"/>
              </w:rPr>
              <w:t>£2,500 per incident</w:t>
            </w:r>
          </w:p>
        </w:tc>
      </w:tr>
      <w:tr>
        <w:trPr>
          <w:cantSplit/>
        </w:trPr>
        <w:tc>
          <w:tcPr>
            <w:tcW w:w="2041" w:type="dxa"/>
          </w:tcPr>
          <w:p>
            <w:pPr>
              <w:spacing w:after="40" w:line="240" w:lineRule="auto"/>
            </w:pPr>
            <w:r>
              <w:rPr>
                <w:b w:val="false"/>
                <w:i w:val="false"/>
                <w:sz w:val="17"/>
              </w:rPr>
              <w:t>Priority 1 restoration</w:t>
            </w:r>
          </w:p>
        </w:tc>
        <w:tc>
          <w:tcPr>
            <w:tcW w:w="2154" w:type="dxa"/>
          </w:tcPr>
          <w:p>
            <w:pPr>
              <w:spacing w:after="40" w:line="240" w:lineRule="auto"/>
            </w:pPr>
            <w:r>
              <w:rPr>
                <w:b w:val="false"/>
                <w:i w:val="false"/>
                <w:sz w:val="17"/>
              </w:rPr>
              <w:t>4 hours</w:t>
            </w:r>
          </w:p>
        </w:tc>
        <w:tc>
          <w:tcPr>
            <w:tcW w:w="2835" w:type="dxa"/>
          </w:tcPr>
          <w:p>
            <w:pPr>
              <w:spacing w:after="40" w:line="240" w:lineRule="auto"/>
            </w:pPr>
            <w:r>
              <w:rPr>
                <w:b w:val="false"/>
                <w:i w:val="false"/>
                <w:sz w:val="17"/>
              </w:rPr>
              <w:t>24x7, from acknowledgement to restoration</w:t>
            </w:r>
          </w:p>
        </w:tc>
        <w:tc>
          <w:tcPr>
            <w:tcW w:w="2381" w:type="dxa"/>
          </w:tcPr>
          <w:p>
            <w:pPr>
              <w:spacing w:after="40" w:line="240" w:lineRule="auto"/>
            </w:pPr>
            <w:r>
              <w:rPr>
                <w:b w:val="false"/>
                <w:i w:val="false"/>
                <w:sz w:val="17"/>
              </w:rPr>
              <w:t>£5,000 per incident</w:t>
            </w:r>
          </w:p>
        </w:tc>
      </w:tr>
      <w:tr>
        <w:trPr>
          <w:cantSplit/>
        </w:trPr>
        <w:tc>
          <w:tcPr>
            <w:tcW w:w="2041" w:type="dxa"/>
          </w:tcPr>
          <w:p>
            <w:pPr>
              <w:spacing w:after="40" w:line="240" w:lineRule="auto"/>
            </w:pPr>
            <w:r>
              <w:rPr>
                <w:b w:val="false"/>
                <w:i w:val="false"/>
                <w:sz w:val="17"/>
              </w:rPr>
              <w:t>Aggregate service credits</w:t>
            </w:r>
          </w:p>
        </w:tc>
        <w:tc>
          <w:tcPr>
            <w:tcW w:w="2154" w:type="dxa"/>
          </w:tcPr>
          <w:p>
            <w:pPr>
              <w:spacing w:after="40" w:line="240" w:lineRule="auto"/>
            </w:pPr>
            <w:r>
              <w:rPr>
                <w:b w:val="false"/>
                <w:i w:val="false"/>
                <w:sz w:val="17"/>
              </w:rPr>
              <w:t>100% of the monthly Fees</w:t>
            </w:r>
          </w:p>
        </w:tc>
        <w:tc>
          <w:tcPr>
            <w:tcW w:w="2835" w:type="dxa"/>
          </w:tcPr>
          <w:p>
            <w:pPr>
              <w:spacing w:after="40" w:line="240" w:lineRule="auto"/>
            </w:pPr>
            <w:r>
              <w:rPr>
                <w:b w:val="false"/>
                <w:i w:val="false"/>
                <w:sz w:val="17"/>
              </w:rPr>
              <w:t>Per calendar month</w:t>
            </w:r>
          </w:p>
        </w:tc>
        <w:tc>
          <w:tcPr>
            <w:tcW w:w="2381" w:type="dxa"/>
          </w:tcPr>
          <w:p>
            <w:pPr>
              <w:spacing w:after="40" w:line="240" w:lineRule="auto"/>
            </w:pPr>
            <w:r>
              <w:rPr>
                <w:b w:val="false"/>
                <w:i w:val="false"/>
                <w:sz w:val="17"/>
              </w:rPr>
              <w:t>Applied against the next invoice</w:t>
            </w:r>
          </w:p>
        </w:tc>
      </w:tr>
    </w:tbl>
    <w:p>
      <w:pPr>
        <w:spacing w:after="40"/>
      </w:pPr>
    </w:p>
    <w:p>
      <w:r>
        <w:rPr>
          <w:b w:val="false"/>
          <w:i w:val="false"/>
        </w:rPr>
        <w:t>Service credits are calculated by the Supplier from its monitoring records and applied to the next invoice. The Customer must request a credit within thirty (30) days of the end of the month in which the failure occurred. Credits are the Customer's sole remedy for the failure.</w:t>
      </w:r>
    </w:p>
    <w:p>
      <w:pPr>
        <w:pStyle w:val="Heading1"/>
      </w:pPr>
      <w:r>
        <w:t>4. Additional terms</w:t>
      </w:r>
    </w:p>
    <w:p>
      <w:r>
        <w:rPr>
          <w:b/>
          <w:i w:val="false"/>
        </w:rPr>
        <w:t>4.1 Term and renewal.</w:t>
      </w:r>
      <w:r>
        <w:rPr>
          <w:b w:val="false"/>
          <w:i w:val="false"/>
        </w:rPr>
        <w:t xml:space="preserve"> The Initial Subscription Term is 36 months from the Effective Date. The Order Form renews automatically for successive 12-month periods unless either party gives at least 120 days' written notice before the end of the then-current term.</w:t>
      </w:r>
    </w:p>
    <w:p>
      <w:r>
        <w:rPr>
          <w:b/>
          <w:i w:val="false"/>
        </w:rPr>
        <w:t>4.2 Price uplift.</w:t>
      </w:r>
      <w:r>
        <w:rPr>
          <w:b w:val="false"/>
          <w:i w:val="false"/>
        </w:rPr>
        <w:t xml:space="preserve"> Subscription Fees increase by 3% on each anniversary of the Effective Date. Implementation Fees are fixed for the duration of SOW No. 1.</w:t>
      </w:r>
    </w:p>
    <w:p>
      <w:r>
        <w:rPr>
          <w:b/>
          <w:i w:val="false"/>
        </w:rPr>
        <w:t>4.3 Termination for convenience.</w:t>
      </w:r>
      <w:del w:author="Rivell" w:date="2026-10-28T22:41:55.046105Z" w:id="1">
        <w:r>
          <w:rPr>
            <w:b w:val="false"/>
            <w:i w:val="false"/>
          </w:rPr>
          <w:delText xml:space="preserve"> Customer may terminate this Order Form for convenience at any time on thirty (30) days' written notice, without liability for the unexpired portion of the Initial Subscription Term.</w:delText>
        </w:r>
      </w:del>
    </w:p>
    <w:p>
      <w:pPr>
        <w:rPr>
          <w:ins w:author="Rivell" w:date="2026-10-28T22:41:55.046105Z" w:id="2"/>
        </w:rPr>
      </w:pPr>
      <w:ins w:author="Rivell" w:date="2026-10-28T22:41:55.046105Z" w:id="2">
        <w:r>
          <w:rPr>
            <w:b w:val="false"/>
            <w:i w:val="false"/>
          </w:rPr>
          <w:t xml:space="preserve">Customer may terminate this Order Form for convenience only after the first 12 months of the Initial Subscription Term on ninety (90) days’ written notice, provided that Customer remains liable for all fees payable during the notice period and any non-cancellable third-party commitments incurred in connection with this Order Form.</w:t>
        </w:r>
      </w:ins>
    </w:p>
    <w:p>
      <w:r>
        <w:rPr>
          <w:b/>
          <w:i w:val="false"/>
        </w:rPr>
        <w:t>4.4 Liability.</w:t>
      </w:r>
      <w:r>
        <w:rPr>
          <w:b w:val="false"/>
          <w:i w:val="false"/>
        </w:rPr>
        <w:t xml:space="preserve"> The limitation of liability in Clause 11.2 of the MSA is replaced for this Order Form by a cap equal to the Fees paid or payable in the twenty-four (24) months preceding the event giving rise to the claim. Clause 11.3 of the MSA continues to apply, except Clause 11.3(d) (data protection), for this Order Form and any SOW under it.</w:t>
      </w:r>
    </w:p>
    <w:p>
      <w:r>
        <w:rPr>
          <w:b/>
          <w:i w:val="false"/>
        </w:rPr>
        <w:t>4.5 Set-off.</w:t>
      </w:r>
      <w:del w:author="Rivell" w:date="2026-10-28T22:41:55.046105Z" w:id="3">
        <w:r>
          <w:rPr>
            <w:b w:val="false"/>
            <w:i w:val="false"/>
          </w:rPr>
          <w:delText xml:space="preserve"> Customer may set off any service credit or undisputed amount owed by the Supplier against Fees due under this Order Form.</w:delText>
        </w:r>
      </w:del>
    </w:p>
    <w:p>
      <w:pPr>
        <w:rPr>
          <w:ins w:author="Rivell" w:date="2026-10-28T22:41:55.046105Z" w:id="4"/>
        </w:rPr>
      </w:pPr>
      <w:ins w:author="Rivell" w:date="2026-10-28T22:41:55.046105Z" w:id="4">
        <w:r>
          <w:rPr>
            <w:b w:val="false"/>
            <w:i w:val="false"/>
          </w:rPr>
          <w:t xml:space="preserve">Customer may set off any undisputed service credit or undisputed amount owed by the Supplier against Fees due under this Order Form.</w:t>
        </w:r>
      </w:ins>
    </w:p>
    <w:p>
      <w:r>
        <w:rPr>
          <w:b/>
          <w:i w:val="false"/>
        </w:rPr>
        <w:t>4.6 Order of precedence.</w:t>
      </w:r>
      <w:r>
        <w:rPr>
          <w:b w:val="false"/>
          <w:i w:val="false"/>
        </w:rPr>
        <w:t xml:space="preserve"> This Order Form prevails over the MSA and any SOW to the extent of any conflict.</w:t>
      </w:r>
    </w:p>
    <w:p>
      <w:r>
        <w:rPr>
          <w:b/>
          <w:i w:val="false"/>
        </w:rPr>
        <w:t>4.7 Expenses.</w:t>
      </w:r>
      <w:r>
        <w:rPr>
          <w:b w:val="false"/>
          <w:i w:val="false"/>
        </w:rPr>
        <w:t xml:space="preserve"> Travel and expenses are not separately chargeable for the implementation. Any expenses for additional professional services require a written change order.</w:t>
      </w:r>
    </w:p>
    <w:p>
      <w:r>
        <w:rPr>
          <w:b/>
          <w:i w:val="false"/>
        </w:rPr>
        <w:t>4.8 Publicity.</w:t>
      </w:r>
      <w:r>
        <w:rPr>
          <w:b w:val="false"/>
          <w:i w:val="false"/>
        </w:rPr>
        <w:t xml:space="preserve"> The Customer's name may be included in the Supplier's confidential reference list. Any case study requires the Customer's prior written approval.</w:t>
      </w:r>
    </w:p>
    <w:p>
      <w:pPr>
        <w:pStyle w:val="Heading1"/>
      </w:pPr>
      <w:r>
        <w:t>5. Data protection and security</w:t>
      </w:r>
    </w:p>
    <w:p>
      <w:r>
        <w:rPr>
          <w:b/>
          <w:i w:val="false"/>
        </w:rPr>
        <w:t>5.1</w:t>
      </w:r>
      <w:r>
        <w:rPr>
          <w:b w:val="false"/>
          <w:i w:val="false"/>
        </w:rPr>
        <w:t xml:space="preserve"> The parties shall comply with Schedule 4 to the MSA. The Customer is the controller and the Supplier is the processor of Personal Data processed under this Order Form.</w:t>
      </w:r>
    </w:p>
    <w:p>
      <w:r>
        <w:rPr>
          <w:b/>
          <w:i w:val="false"/>
        </w:rPr>
        <w:t>5.2</w:t>
      </w:r>
      <w:r>
        <w:rPr>
          <w:b w:val="false"/>
          <w:i w:val="false"/>
        </w:rPr>
        <w:t xml:space="preserve"> The Supplier shall maintain the technical and organisational measures in Schedule 2 to the MSA, including ISO/IEC 27001 certification and an annual SOC 2 Type II report.</w:t>
      </w:r>
    </w:p>
    <w:p>
      <w:r>
        <w:rPr>
          <w:b/>
          <w:i w:val="false"/>
        </w:rPr>
        <w:t>5.3</w:t>
      </w:r>
      <w:r>
        <w:rPr>
          <w:b w:val="false"/>
          <w:i w:val="false"/>
        </w:rPr>
        <w:t xml:space="preserve"> The Supplier shall notify the Customer of a personal data breach within twenty-four (24) hours of becoming aware of it, in accordance with Clause 8.7 of the MSA.</w:t>
      </w:r>
    </w:p>
    <w:p>
      <w:pPr>
        <w:pStyle w:val="Heading1"/>
      </w:pPr>
      <w:r>
        <w:t>6. Insurance</w:t>
      </w:r>
    </w:p>
    <w:p>
      <w:r>
        <w:rPr>
          <w:b/>
          <w:i w:val="false"/>
        </w:rPr>
        <w:t>6.1</w:t>
      </w:r>
      <w:r>
        <w:rPr>
          <w:b w:val="false"/>
          <w:i w:val="false"/>
        </w:rPr>
        <w:t xml:space="preserve"> The Supplier shall maintain the insurance cover required by Clause 12 of the MSA, including professional indemnity of £10,000,000 and cyber liability of £10,000,000, and shall provide certificates on request.</w:t>
      </w:r>
    </w:p>
    <w:p>
      <w:r>
        <w:rPr>
          <w:b/>
          <w:i w:val="false"/>
        </w:rPr>
        <w:t>6.2</w:t>
      </w:r>
      <w:r>
        <w:rPr>
          <w:b w:val="false"/>
          <w:i w:val="false"/>
        </w:rPr>
        <w:t xml:space="preserve"> The Supplier's insurance does not increase or otherwise affect the limitation of liability in the MSA or this Order Form.</w:t>
      </w:r>
    </w:p>
    <w:p>
      <w:pPr>
        <w:pStyle w:val="Heading1"/>
      </w:pPr>
      <w:r>
        <w:t>Schedule 1 — Supported Integrations</w:t>
      </w:r>
    </w:p>
    <w:p>
      <w:r>
        <w:rPr>
          <w:b w:val="false"/>
          <w:i w:val="false"/>
        </w:rPr>
        <w:t>The following integrations are included in the Platform subscription. Additional integrations are chargeable under a change order.</w:t>
      </w:r>
    </w:p>
    <w:tbl>
      <w:tblPr>
        <w:tblW w:w="0" w:type="auto"/>
        <w:jc w:val="center"/>
        <w:tblBorders>
          <w:top w:val="single" w:color="BFC8D6" w:sz="4" w:space="0"/>
          <w:left w:val="single" w:color="BFC8D6" w:sz="4" w:space="0"/>
          <w:bottom w:val="single" w:color="BFC8D6" w:sz="4" w:space="0"/>
          <w:right w:val="single" w:color="BFC8D6" w:sz="4" w:space="0"/>
          <w:insideH w:val="single" w:color="BFC8D6" w:sz="4" w:space="0"/>
          <w:insideV w:val="single" w:color="BFC8D6" w:sz="4" w:space="0"/>
        </w:tblBorders>
        <w:tblLayout w:type="fixed"/>
        <w:tblCellMar>
          <w:top w:w="60" w:type="dxa"/>
          <w:left w:w="90" w:type="dxa"/>
          <w:bottom w:w="60" w:type="dxa"/>
          <w:right w:w="90" w:type="dxa"/>
        </w:tblCellMar>
        <w:tblLook w:firstRow="1" w:lastRow="0" w:firstColumn="1" w:lastColumn="0" w:noHBand="0" w:noVBand="1" w:val="04A0"/>
      </w:tblPr>
      <w:tblGrid>
        <w:gridCol w:w="2353"/>
        <w:gridCol w:w="2353"/>
        <w:gridCol w:w="2353"/>
        <w:gridCol w:w="2353"/>
      </w:tblGrid>
      <w:tr>
        <w:trPr>
          <w:tblHeader w:val="true"/>
        </w:trPr>
        <w:tc>
          <w:tcPr>
            <w:tcW w:w="2381" w:type="dxa"/>
            <w:shd w:val="clear" w:color="auto" w:fill="1F3864"/>
          </w:tcPr>
          <w:p>
            <w:pPr>
              <w:spacing w:after="0" w:line="240" w:lineRule="auto"/>
            </w:pPr>
            <w:r>
              <w:rPr>
                <w:b/>
                <w:color w:val="FFFFFF"/>
                <w:sz w:val="17"/>
              </w:rPr>
              <w:t>Integration</w:t>
            </w:r>
          </w:p>
        </w:tc>
        <w:tc>
          <w:tcPr>
            <w:tcW w:w="2948" w:type="dxa"/>
            <w:shd w:val="clear" w:color="auto" w:fill="1F3864"/>
          </w:tcPr>
          <w:p>
            <w:pPr>
              <w:spacing w:after="0" w:line="240" w:lineRule="auto"/>
            </w:pPr>
            <w:r>
              <w:rPr>
                <w:b/>
                <w:color w:val="FFFFFF"/>
                <w:sz w:val="17"/>
              </w:rPr>
              <w:t>Direction</w:t>
            </w:r>
          </w:p>
        </w:tc>
        <w:tc>
          <w:tcPr>
            <w:tcW w:w="2041" w:type="dxa"/>
            <w:shd w:val="clear" w:color="auto" w:fill="1F3864"/>
          </w:tcPr>
          <w:p>
            <w:pPr>
              <w:spacing w:after="0" w:line="240" w:lineRule="auto"/>
            </w:pPr>
            <w:r>
              <w:rPr>
                <w:b/>
                <w:color w:val="FFFFFF"/>
                <w:sz w:val="17"/>
              </w:rPr>
              <w:t>Protocol</w:t>
            </w:r>
          </w:p>
        </w:tc>
        <w:tc>
          <w:tcPr>
            <w:tcW w:w="2041" w:type="dxa"/>
            <w:shd w:val="clear" w:color="auto" w:fill="1F3864"/>
          </w:tcPr>
          <w:p>
            <w:pPr>
              <w:spacing w:after="0" w:line="240" w:lineRule="auto"/>
            </w:pPr>
            <w:r>
              <w:rPr>
                <w:b/>
                <w:color w:val="FFFFFF"/>
                <w:sz w:val="17"/>
              </w:rPr>
              <w:t>Included</w:t>
            </w:r>
          </w:p>
        </w:tc>
      </w:tr>
      <w:tr>
        <w:trPr>
          <w:cantSplit/>
        </w:trPr>
        <w:tc>
          <w:tcPr>
            <w:tcW w:w="2381" w:type="dxa"/>
          </w:tcPr>
          <w:p>
            <w:pPr>
              <w:spacing w:after="40" w:line="240" w:lineRule="auto"/>
            </w:pPr>
            <w:r>
              <w:rPr>
                <w:b w:val="false"/>
                <w:i w:val="false"/>
                <w:sz w:val="17"/>
              </w:rPr>
              <w:t>Meridian ClaimsCenter</w:t>
            </w:r>
          </w:p>
        </w:tc>
        <w:tc>
          <w:tcPr>
            <w:tcW w:w="2948" w:type="dxa"/>
          </w:tcPr>
          <w:p>
            <w:pPr>
              <w:spacing w:after="40" w:line="240" w:lineRule="auto"/>
            </w:pPr>
            <w:r>
              <w:rPr>
                <w:b w:val="false"/>
                <w:i w:val="false"/>
                <w:sz w:val="17"/>
              </w:rPr>
              <w:t>Outbound events and status updates</w:t>
            </w:r>
          </w:p>
        </w:tc>
        <w:tc>
          <w:tcPr>
            <w:tcW w:w="2041" w:type="dxa"/>
          </w:tcPr>
          <w:p>
            <w:pPr>
              <w:spacing w:after="40" w:line="240" w:lineRule="auto"/>
            </w:pPr>
            <w:r>
              <w:rPr>
                <w:b w:val="false"/>
                <w:i w:val="false"/>
                <w:sz w:val="17"/>
              </w:rPr>
              <w:t>REST / JSON</w:t>
            </w:r>
          </w:p>
        </w:tc>
        <w:tc>
          <w:tcPr>
            <w:tcW w:w="2041" w:type="dxa"/>
          </w:tcPr>
          <w:p>
            <w:pPr>
              <w:spacing w:after="40" w:line="240" w:lineRule="auto"/>
            </w:pPr>
            <w:r>
              <w:rPr>
                <w:b w:val="false"/>
                <w:i w:val="false"/>
                <w:sz w:val="17"/>
              </w:rPr>
              <w:t>Yes</w:t>
            </w:r>
          </w:p>
        </w:tc>
      </w:tr>
      <w:tr>
        <w:trPr>
          <w:cantSplit/>
        </w:trPr>
        <w:tc>
          <w:tcPr>
            <w:tcW w:w="2381" w:type="dxa"/>
          </w:tcPr>
          <w:p>
            <w:pPr>
              <w:spacing w:after="40" w:line="240" w:lineRule="auto"/>
            </w:pPr>
            <w:r>
              <w:rPr>
                <w:b w:val="false"/>
                <w:i w:val="false"/>
                <w:sz w:val="17"/>
              </w:rPr>
              <w:t>Aldergate Identity</w:t>
            </w:r>
          </w:p>
        </w:tc>
        <w:tc>
          <w:tcPr>
            <w:tcW w:w="2948" w:type="dxa"/>
          </w:tcPr>
          <w:p>
            <w:pPr>
              <w:spacing w:after="40" w:line="240" w:lineRule="auto"/>
            </w:pPr>
            <w:r>
              <w:rPr>
                <w:b w:val="false"/>
                <w:i w:val="false"/>
                <w:sz w:val="17"/>
              </w:rPr>
              <w:t>Inbound authentication and user provisioning</w:t>
            </w:r>
          </w:p>
        </w:tc>
        <w:tc>
          <w:tcPr>
            <w:tcW w:w="2041" w:type="dxa"/>
          </w:tcPr>
          <w:p>
            <w:pPr>
              <w:spacing w:after="40" w:line="240" w:lineRule="auto"/>
            </w:pPr>
            <w:r>
              <w:rPr>
                <w:b w:val="false"/>
                <w:i w:val="false"/>
                <w:sz w:val="17"/>
              </w:rPr>
              <w:t>SAML 2.0 / SCIM</w:t>
            </w:r>
          </w:p>
        </w:tc>
        <w:tc>
          <w:tcPr>
            <w:tcW w:w="2041" w:type="dxa"/>
          </w:tcPr>
          <w:p>
            <w:pPr>
              <w:spacing w:after="40" w:line="240" w:lineRule="auto"/>
            </w:pPr>
            <w:r>
              <w:rPr>
                <w:b w:val="false"/>
                <w:i w:val="false"/>
                <w:sz w:val="17"/>
              </w:rPr>
              <w:t>Yes</w:t>
            </w:r>
          </w:p>
        </w:tc>
      </w:tr>
      <w:tr>
        <w:trPr>
          <w:cantSplit/>
        </w:trPr>
        <w:tc>
          <w:tcPr>
            <w:tcW w:w="2381" w:type="dxa"/>
          </w:tcPr>
          <w:p>
            <w:pPr>
              <w:spacing w:after="40" w:line="240" w:lineRule="auto"/>
            </w:pPr>
            <w:r>
              <w:rPr>
                <w:b w:val="false"/>
                <w:i w:val="false"/>
                <w:sz w:val="17"/>
              </w:rPr>
              <w:t>Glasshouse Warehouse</w:t>
            </w:r>
          </w:p>
        </w:tc>
        <w:tc>
          <w:tcPr>
            <w:tcW w:w="2948" w:type="dxa"/>
          </w:tcPr>
          <w:p>
            <w:pPr>
              <w:spacing w:after="40" w:line="240" w:lineRule="auto"/>
            </w:pPr>
            <w:r>
              <w:rPr>
                <w:b w:val="false"/>
                <w:i w:val="false"/>
                <w:sz w:val="17"/>
              </w:rPr>
              <w:t>Outbound reporting data</w:t>
            </w:r>
          </w:p>
        </w:tc>
        <w:tc>
          <w:tcPr>
            <w:tcW w:w="2041" w:type="dxa"/>
          </w:tcPr>
          <w:p>
            <w:pPr>
              <w:spacing w:after="40" w:line="240" w:lineRule="auto"/>
            </w:pPr>
            <w:r>
              <w:rPr>
                <w:b w:val="false"/>
                <w:i w:val="false"/>
                <w:sz w:val="17"/>
              </w:rPr>
              <w:t>JDBC</w:t>
            </w:r>
          </w:p>
        </w:tc>
        <w:tc>
          <w:tcPr>
            <w:tcW w:w="2041" w:type="dxa"/>
          </w:tcPr>
          <w:p>
            <w:pPr>
              <w:spacing w:after="40" w:line="240" w:lineRule="auto"/>
            </w:pPr>
            <w:r>
              <w:rPr>
                <w:b w:val="false"/>
                <w:i w:val="false"/>
                <w:sz w:val="17"/>
              </w:rPr>
              <w:t>Optional, chargeable</w:t>
            </w:r>
          </w:p>
        </w:tc>
      </w:tr>
      <w:tr>
        <w:trPr>
          <w:cantSplit/>
        </w:trPr>
        <w:tc>
          <w:tcPr>
            <w:tcW w:w="2381" w:type="dxa"/>
          </w:tcPr>
          <w:p>
            <w:pPr>
              <w:spacing w:after="40" w:line="240" w:lineRule="auto"/>
            </w:pPr>
            <w:r>
              <w:rPr>
                <w:b w:val="false"/>
                <w:i w:val="false"/>
                <w:sz w:val="17"/>
              </w:rPr>
              <w:t>QuillSign</w:t>
            </w:r>
          </w:p>
        </w:tc>
        <w:tc>
          <w:tcPr>
            <w:tcW w:w="2948" w:type="dxa"/>
          </w:tcPr>
          <w:p>
            <w:pPr>
              <w:spacing w:after="40" w:line="240" w:lineRule="auto"/>
            </w:pPr>
            <w:r>
              <w:rPr>
                <w:b w:val="false"/>
                <w:i w:val="false"/>
                <w:sz w:val="17"/>
              </w:rPr>
              <w:t>Outbound signature requests</w:t>
            </w:r>
          </w:p>
        </w:tc>
        <w:tc>
          <w:tcPr>
            <w:tcW w:w="2041" w:type="dxa"/>
          </w:tcPr>
          <w:p>
            <w:pPr>
              <w:spacing w:after="40" w:line="240" w:lineRule="auto"/>
            </w:pPr>
            <w:r>
              <w:rPr>
                <w:b w:val="false"/>
                <w:i w:val="false"/>
                <w:sz w:val="17"/>
              </w:rPr>
              <w:t>REST</w:t>
            </w:r>
          </w:p>
        </w:tc>
        <w:tc>
          <w:tcPr>
            <w:tcW w:w="2041" w:type="dxa"/>
          </w:tcPr>
          <w:p>
            <w:pPr>
              <w:spacing w:after="40" w:line="240" w:lineRule="auto"/>
            </w:pPr>
            <w:r>
              <w:rPr>
                <w:b w:val="false"/>
                <w:i w:val="false"/>
                <w:sz w:val="17"/>
              </w:rPr>
              <w:t>Optional, chargeable</w:t>
            </w:r>
          </w:p>
        </w:tc>
      </w:tr>
    </w:tbl>
    <w:p>
      <w:pPr>
        <w:spacing w:after="40"/>
      </w:pPr>
    </w:p>
    <w:p>
      <w:pPr>
        <w:spacing w:after="0"/>
      </w:pPr>
      <w:r>
        <w:br w:type="page"/>
      </w:r>
    </w:p>
    <w:p>
      <w:r>
        <w:rPr>
          <w:b/>
          <w:i w:val="false"/>
        </w:rPr>
        <w:t>Agreed and accepted by the parties:</w:t>
      </w:r>
    </w:p>
    <w:p>
      <w:pPr>
        <w:spacing w:after="80"/>
      </w:pPr>
    </w:p>
    <w:tbl>
      <w:tblPr>
        <w:tblW w:w="0" w:type="auto"/>
        <w:tblLayout w:type="fixed"/>
        <w:tblCellMar>
          <w:top w:w="40" w:type="dxa"/>
          <w:left w:w="0" w:type="dxa"/>
          <w:bottom w:w="40" w:type="dxa"/>
          <w:right w:w="120" w:type="dxa"/>
        </w:tblCellMar>
        <w:tblLook w:firstRow="1" w:lastRow="0" w:firstColumn="1" w:lastColumn="0" w:noHBand="0" w:noVBand="1" w:val="04A0"/>
      </w:tblPr>
      <w:tblGrid>
        <w:gridCol w:w="4706"/>
        <w:gridCol w:w="4706"/>
      </w:tblGrid>
      <w:tr>
        <w:tc>
          <w:tcPr>
            <w:tcW w:w="4649" w:type="dxa"/>
          </w:tcPr>
          <w:p>
            <w:pPr>
              <w:spacing w:after="400"/>
            </w:pPr>
            <w:r>
              <w:rPr>
                <w:rFonts w:ascii="Times New Roman" w:hAnsi="Times New Roman"/>
                <w:b/>
                <w:sz w:val="20"/>
              </w:rPr>
              <w:t>Kestrel Assurance Group plc</w:t>
            </w:r>
          </w:p>
          <w:p>
            <w:pPr>
              <w:spacing w:after="160"/>
            </w:pPr>
            <w:r>
              <w:rPr>
                <w:rFonts w:ascii="Times New Roman" w:hAnsi="Times New Roman"/>
                <w:sz w:val="18"/>
              </w:rPr>
              <w:t xml:space="preserve">Signature: </w:t>
            </w:r>
            <w:r>
              <w:rPr>
                <w:rFonts w:ascii="Times New Roman" w:hAnsi="Times New Roman"/>
                <w:sz w:val="18"/>
              </w:rPr>
              <w:t>______________________________</w:t>
            </w:r>
          </w:p>
          <w:p>
            <w:pPr>
              <w:spacing w:after="160"/>
            </w:pPr>
            <w:r>
              <w:rPr>
                <w:rFonts w:ascii="Times New Roman" w:hAnsi="Times New Roman"/>
                <w:sz w:val="18"/>
              </w:rPr>
              <w:t xml:space="preserve">Name: </w:t>
            </w:r>
            <w:r>
              <w:rPr>
                <w:rFonts w:ascii="Times New Roman" w:hAnsi="Times New Roman"/>
                <w:sz w:val="18"/>
              </w:rPr>
              <w:t>Duncan Aird</w:t>
            </w:r>
          </w:p>
          <w:p>
            <w:pPr>
              <w:spacing w:after="160"/>
            </w:pPr>
            <w:r>
              <w:rPr>
                <w:rFonts w:ascii="Times New Roman" w:hAnsi="Times New Roman"/>
                <w:sz w:val="18"/>
              </w:rPr>
              <w:t xml:space="preserve">Title: </w:t>
            </w:r>
            <w:r>
              <w:rPr>
                <w:rFonts w:ascii="Times New Roman" w:hAnsi="Times New Roman"/>
                <w:sz w:val="18"/>
              </w:rPr>
              <w:t>Head of Procurement</w:t>
            </w:r>
          </w:p>
          <w:p>
            <w:pPr>
              <w:spacing w:after="160"/>
            </w:pPr>
            <w:r>
              <w:rPr>
                <w:rFonts w:ascii="Times New Roman" w:hAnsi="Times New Roman"/>
                <w:sz w:val="18"/>
              </w:rPr>
              <w:t xml:space="preserve">Date: </w:t>
            </w:r>
            <w:r>
              <w:rPr>
                <w:rFonts w:ascii="Times New Roman" w:hAnsi="Times New Roman"/>
                <w:sz w:val="18"/>
              </w:rPr>
              <w:t>__________________</w:t>
            </w:r>
          </w:p>
        </w:tc>
        <w:tc>
          <w:tcPr>
            <w:tcW w:w="4649" w:type="dxa"/>
          </w:tcPr>
          <w:p>
            <w:pPr>
              <w:spacing w:after="400"/>
            </w:pPr>
            <w:r>
              <w:rPr>
                <w:rFonts w:ascii="Times New Roman" w:hAnsi="Times New Roman"/>
                <w:b/>
                <w:sz w:val="20"/>
              </w:rPr>
              <w:t>Bramber Software Limited</w:t>
            </w:r>
          </w:p>
          <w:p>
            <w:pPr>
              <w:spacing w:after="160"/>
            </w:pPr>
            <w:r>
              <w:rPr>
                <w:rFonts w:ascii="Times New Roman" w:hAnsi="Times New Roman"/>
                <w:sz w:val="18"/>
              </w:rPr>
              <w:t xml:space="preserve">Signature: </w:t>
            </w:r>
            <w:r>
              <w:rPr>
                <w:rFonts w:ascii="Times New Roman" w:hAnsi="Times New Roman"/>
                <w:sz w:val="18"/>
              </w:rPr>
              <w:t>______________________________</w:t>
            </w:r>
          </w:p>
          <w:p>
            <w:pPr>
              <w:spacing w:after="160"/>
            </w:pPr>
            <w:r>
              <w:rPr>
                <w:rFonts w:ascii="Times New Roman" w:hAnsi="Times New Roman"/>
                <w:sz w:val="18"/>
              </w:rPr>
              <w:t xml:space="preserve">Name: </w:t>
            </w:r>
            <w:r>
              <w:rPr>
                <w:rFonts w:ascii="Times New Roman" w:hAnsi="Times New Roman"/>
                <w:sz w:val="18"/>
              </w:rPr>
              <w:t>Marcus Feld</w:t>
            </w:r>
          </w:p>
          <w:p>
            <w:pPr>
              <w:spacing w:after="160"/>
            </w:pPr>
            <w:r>
              <w:rPr>
                <w:rFonts w:ascii="Times New Roman" w:hAnsi="Times New Roman"/>
                <w:sz w:val="18"/>
              </w:rPr>
              <w:t xml:space="preserve">Title: </w:t>
            </w:r>
            <w:r>
              <w:rPr>
                <w:rFonts w:ascii="Times New Roman" w:hAnsi="Times New Roman"/>
                <w:sz w:val="18"/>
              </w:rPr>
              <w:t>Chief Financial Officer</w:t>
            </w:r>
          </w:p>
          <w:p>
            <w:pPr>
              <w:spacing w:after="160"/>
            </w:pPr>
            <w:r>
              <w:rPr>
                <w:rFonts w:ascii="Times New Roman" w:hAnsi="Times New Roman"/>
                <w:sz w:val="18"/>
              </w:rPr>
              <w:t xml:space="preserve">Date: </w:t>
            </w:r>
            <w:r>
              <w:rPr>
                <w:rFonts w:ascii="Times New Roman" w:hAnsi="Times New Roman"/>
                <w:sz w:val="18"/>
              </w:rPr>
              <w:t>__________________</w:t>
            </w:r>
          </w:p>
        </w:tc>
      </w:tr>
    </w:tbl>
    <w:sectPr w:rsidRPr="0006063C" w:rsidR="00FC693F" w:rsidSect="00034616">
      <w:headerReference w:type="default" r:id="rId9"/>
      <w:footerReference w:type="default" r:id="rId10"/>
      <w:pgSz w:w="11906" w:h="16838"/>
      <w:pgMar w:top="1304" w:right="1247" w:bottom="1191" w:left="1247" w:header="62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
      <w:rPr>
        <w:color w:val="595959"/>
        <w:sz w:val="16"/>
      </w:rPr>
      <w:t xml:space="preserve">Kestrel Assurance Group plc / Bramber Software Limited    </w:t>
    </w:r>
    <w:r>
      <w:rPr>
        <w:color w:val="595959"/>
        <w:sz w:val="16"/>
      </w:rPr>
      <w:t xml:space="preserve">Page </w:t>
    </w:r>
    <w:fldSimple w:instr=" PAGE ">
      <w:r>
        <w:t>1</w:t>
      </w:r>
    </w:fldSimple>
    <w:r>
      <w:rPr>
        <w:color w:val="595959"/>
        <w:sz w:val="16"/>
      </w:rPr>
      <w:t xml:space="preserve"> of </w:t>
    </w:r>
    <w:fldSimple w:instr=" NUMPAGES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BFBFBF"/>
      </w:pBdr>
      <w:tabs>
        <w:tab w:pos="9411" w:val="right"/>
      </w:tabs>
      <w:spacing w:after="0"/>
    </w:pPr>
    <w:r/>
    <w:r>
      <w:rPr>
        <w:color w:val="595959"/>
        <w:sz w:val="16"/>
      </w:rPr>
      <w:t>CONFIDENTIAL – Draft v2</w:t>
    </w:r>
    <w:r>
      <w:rPr>
        <w:color w:val="595959"/>
        <w:sz w:val="16"/>
      </w:rPr>
      <w:tab/>
      <w:t>Order Form KAG-2026-014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40" w:lineRule="auto"/>
      <w:jc w:val="both"/>
    </w:pPr>
    <w:rPr>
      <w:rFonts w:ascii="Times New Roman" w:hAnsi="Times New Roman" w:cs="Times New Roman" w:eastAsia="Times New Roman"/>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40" w:lineRule="auto"/>
      <w:outlineLvl w:val="0"/>
    </w:pPr>
    <w:rPr>
      <w:rFonts w:asciiTheme="majorHAnsi" w:eastAsiaTheme="majorEastAsia" w:hAnsiTheme="majorHAnsi" w:cstheme="majorBidi" w:ascii="Times New Roman" w:hAnsi="Times New Roman" w:cs="Times New Roman" w:eastAsia="Times New Roman"/>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Times New Roman" w:hAnsi="Times New Roman" w:cs="Times New Roman" w:eastAsia="Times New Roman"/>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Times New Roman" w:hAnsi="Times New Roman" w:cs="Times New Roman" w:eastAsia="Times New Roman"/>
      <w:b/>
      <w:bCs/>
      <w:color w:val="2E5C8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Order form</dc:title>
  <dc:subject>Kestrel Assurance Group plc</dc:subject>
  <dc:creator>Duncan Aird</dc:creator>
  <cp:keywords/>
  <dc:description/>
  <cp:lastModifiedBy>Duncan Aird</cp:lastModifiedBy>
  <cp:revision>1</cp:revision>
  <dcterms:created xsi:type="dcterms:W3CDTF">2026-02-20T10:30:00Z</dcterms:created>
  <dcterms:modified xsi:type="dcterms:W3CDTF">2026-02-20T10:30:00Z</dcterms:modified>
  <cp:category>Commercial legal</cp:category>
</cp:coreProperties>
</file>