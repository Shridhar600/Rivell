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3864"/>
          <w:sz w:val="34"/>
        </w:rPr>
        <w:t>MASTER SERVICES AGREEMENT</w:t>
      </w:r>
    </w:p>
    <w:p>
      <w:pPr>
        <w:spacing w:after="40"/>
        <w:jc w:val="center"/>
      </w:pPr>
      <w:r>
        <w:rPr>
          <w:b w:val="0"/>
          <w:sz w:val="22"/>
        </w:rPr>
        <w:t>between</w:t>
      </w:r>
    </w:p>
    <w:p>
      <w:pPr>
        <w:spacing w:after="160"/>
        <w:jc w:val="center"/>
      </w:pPr>
      <w:r>
        <w:rPr>
          <w:b/>
          <w:color w:val="1F3864"/>
          <w:sz w:val="34"/>
        </w:rPr>
        <w:t>KESTREL ASSURANCE GROUP PLC</w:t>
      </w:r>
    </w:p>
    <w:p>
      <w:pPr>
        <w:spacing w:after="40"/>
        <w:jc w:val="center"/>
      </w:pPr>
      <w:r>
        <w:rPr>
          <w:b w:val="0"/>
          <w:sz w:val="22"/>
        </w:rPr>
        <w:t>and</w:t>
      </w:r>
    </w:p>
    <w:p>
      <w:pPr>
        <w:spacing w:after="160"/>
        <w:jc w:val="center"/>
      </w:pPr>
      <w:r>
        <w:rPr>
          <w:b/>
          <w:color w:val="1F3864"/>
          <w:sz w:val="34"/>
        </w:rPr>
        <w:t>BRAMBER SOFTWARE LIMITED</w:t>
      </w:r>
    </w:p>
    <w:p>
      <w:pPr>
        <w:spacing w:after="40"/>
        <w:jc w:val="center"/>
      </w:pPr>
      <w:r>
        <w:rPr>
          <w:b w:val="0"/>
          <w:sz w:val="22"/>
        </w:rPr>
        <w:t>Dated: 12 January 2026</w:t>
      </w:r>
    </w:p>
    <w:p>
      <w:pPr>
        <w:spacing w:after="40"/>
        <w:jc w:val="center"/>
      </w:pPr>
      <w:r>
        <w:rPr>
          <w:b w:val="0"/>
          <w:color w:val="595959"/>
          <w:sz w:val="18"/>
        </w:rPr>
        <w:t>Returned with Kestrel markup: 6 February 2026</w:t>
      </w:r>
    </w:p>
    <w:p>
      <w:pPr>
        <w:spacing w:after="200"/>
      </w:pPr>
    </w:p>
    <w:p>
      <w:r>
        <w:rPr>
          <w:b w:val="0"/>
          <w:i w:val="0"/>
        </w:rPr>
        <w:t>This Master Services Agreement is made on 12 January 2026 between:</w:t>
      </w:r>
    </w:p>
    <w:p>
      <w:pPr>
        <w:ind w:left="340"/>
      </w:pPr>
      <w:r>
        <w:rPr>
          <w:b/>
          <w:i w:val="0"/>
        </w:rPr>
        <w:t>(1) KESTREL ASSURANCE GROUP PLC</w:t>
      </w:r>
      <w:r>
        <w:rPr>
          <w:b w:val="0"/>
          <w:i w:val="0"/>
        </w:rPr>
        <w:t>, a public limited company incorporated in England and Wales with company number 04418296, whose registered office is at 1 Waterhouse Quay, Leeds LS1 4BR (the “</w:t>
      </w:r>
      <w:r>
        <w:rPr>
          <w:b/>
          <w:i w:val="0"/>
        </w:rPr>
        <w:t>Customer</w:t>
      </w:r>
      <w:r>
        <w:rPr>
          <w:b w:val="0"/>
          <w:i w:val="0"/>
        </w:rPr>
        <w:t>”); and</w:t>
      </w:r>
    </w:p>
    <w:p>
      <w:pPr>
        <w:ind w:left="340"/>
      </w:pPr>
      <w:r>
        <w:rPr>
          <w:b/>
          <w:i w:val="0"/>
        </w:rPr>
        <w:t>(2) BRAMBER SOFTWARE LIMITED</w:t>
      </w:r>
      <w:r>
        <w:rPr>
          <w:b w:val="0"/>
          <w:i w:val="0"/>
        </w:rPr>
        <w:t>, a private limited company incorporated in England and Wales with company number 08841267, whose registered office is at The Glass Works, 12 Feeder Road, Bristol BS2 0SB (the “</w:t>
      </w:r>
      <w:r>
        <w:rPr>
          <w:b/>
          <w:i w:val="0"/>
        </w:rPr>
        <w:t>Supplier</w:t>
      </w:r>
      <w:r>
        <w:rPr>
          <w:b w:val="0"/>
          <w:i w:val="0"/>
        </w:rPr>
        <w:t>”).</w:t>
      </w:r>
    </w:p>
    <w:p>
      <w:r>
        <w:rPr>
          <w:b w:val="0"/>
          <w:i w:val="0"/>
        </w:rPr>
        <w:t>The Customer and the Supplier are each a “</w:t>
      </w:r>
      <w:r>
        <w:rPr>
          <w:b/>
          <w:i w:val="0"/>
        </w:rPr>
        <w:t>party</w:t>
      </w:r>
      <w:r>
        <w:rPr>
          <w:b w:val="0"/>
          <w:i w:val="0"/>
        </w:rPr>
        <w:t>” and together the “</w:t>
      </w:r>
      <w:r>
        <w:rPr>
          <w:b/>
          <w:i w:val="0"/>
        </w:rPr>
        <w:t>parties</w:t>
      </w:r>
      <w:r>
        <w:rPr>
          <w:b w:val="0"/>
          <w:i w:val="0"/>
        </w:rPr>
        <w:t>”.</w:t>
      </w:r>
    </w:p>
    <w:p>
      <w:pPr>
        <w:pStyle w:val="Heading2"/>
      </w:pPr>
      <w:r>
        <w:t>Recitals</w:t>
      </w:r>
    </w:p>
    <w:p>
      <w:r>
        <w:rPr>
          <w:b w:val="0"/>
          <w:i w:val="0"/>
        </w:rPr>
        <w:t>(A) The Customer is a specialty insurance group that underwrites commercial and specialist personal lines through brokers and managing general agents in the United Kingdom, Ireland and the United States.</w:t>
      </w:r>
    </w:p>
    <w:p>
      <w:r>
        <w:rPr>
          <w:b w:val="0"/>
          <w:i w:val="0"/>
        </w:rPr>
        <w:t>(B) The Supplier provides a cloud-based workflow and case management platform known as Bramber Flow, together with implementation, configuration and support services.</w:t>
      </w:r>
    </w:p>
    <w:p>
      <w:r>
        <w:rPr>
          <w:b w:val="0"/>
          <w:i w:val="0"/>
        </w:rPr>
        <w:t>(C) The Customer wishes to procure the Services for its claims triage and delegated authority teams, and the Supplier is willing to provide them on the terms of this Agreement.</w:t>
      </w:r>
    </w:p>
    <w:p>
      <w:r>
        <w:rPr>
          <w:b w:val="0"/>
          <w:i w:val="0"/>
        </w:rPr>
        <w:t>(D) This Agreement supersedes the evaluation agreement between the parties dated 3 November 2025, which terminates on the Effective Date without further liability.</w:t>
      </w:r>
    </w:p>
    <w:p>
      <w:r>
        <w:rPr>
          <w:b w:val="0"/>
          <w:i w:val="0"/>
        </w:rPr>
        <w:t>The parties agree as follows:</w:t>
      </w:r>
    </w:p>
    <w:p>
      <w:pPr>
        <w:spacing w:after="0"/>
      </w:pPr>
      <w:r>
        <w:br w:type="page"/>
      </w:r>
    </w:p>
    <w:p>
      <w:pPr>
        <w:pStyle w:val="Heading1"/>
        <w:numPr>
          <w:ilvl w:val="0"/>
          <w:numId w:val="70"/>
        </w:numPr>
      </w:pPr>
      <w:r>
        <w:rPr>
          <w:b w:val="0"/>
          <w:i w:val="0"/>
        </w:rPr>
        <w:t>Definitions and interpretation</w:t>
      </w:r>
    </w:p>
    <w:p>
      <w:pPr>
        <w:numPr>
          <w:ilvl w:val="1"/>
          <w:numId w:val="70"/>
        </w:numPr>
        <w:spacing w:after="120"/>
      </w:pPr>
      <w:r>
        <w:rPr>
          <w:b w:val="0"/>
          <w:i w:val="0"/>
        </w:rPr>
        <w:t>In this Agreement, the following terms have the following meanings:</w:t>
      </w:r>
    </w:p>
    <w:p>
      <w:pPr>
        <w:spacing w:after="80"/>
        <w:ind w:left="510" w:hanging="510"/>
      </w:pPr>
      <w:r>
        <w:rPr>
          <w:b/>
        </w:rPr>
        <w:t>Affiliate</w:t>
      </w:r>
      <w:r>
        <w:t xml:space="preserve"> means </w:t>
      </w:r>
      <w:r>
        <w:rPr>
          <w:b w:val="0"/>
          <w:i w:val="0"/>
        </w:rPr>
        <w:t>any entity that controls, is controlled by, or is under common control with a party, where “control” means the ownership of more than fifty per cent (50%) of the voting shares or the ability to direct the management of the entity.</w:t>
      </w:r>
    </w:p>
    <w:p>
      <w:pPr>
        <w:spacing w:after="80"/>
        <w:ind w:left="510" w:hanging="510"/>
      </w:pPr>
      <w:r>
        <w:rPr>
          <w:b/>
        </w:rPr>
        <w:t>Agreement</w:t>
      </w:r>
      <w:r>
        <w:t xml:space="preserve"> means </w:t>
      </w:r>
      <w:r>
        <w:rPr>
          <w:b w:val="0"/>
          <w:i w:val="0"/>
        </w:rPr>
        <w:t>this Master Services Agreement, including its Schedules and any Order Form or SOW that incorporates it.</w:t>
      </w:r>
    </w:p>
    <w:p>
      <w:pPr>
        <w:spacing w:after="80"/>
        <w:ind w:left="510" w:hanging="510"/>
      </w:pPr>
      <w:r>
        <w:rPr>
          <w:b/>
        </w:rPr>
        <w:t>Applicable Data Protection Law</w:t>
      </w:r>
      <w:r>
        <w:t xml:space="preserve"> means </w:t>
      </w:r>
      <w:r>
        <w:rPr>
          <w:b w:val="0"/>
          <w:i w:val="0"/>
        </w:rPr>
        <w:t>the UK GDPR, the EU GDPR, the Data Protection Act 2018 and any other data protection or privacy law applicable to the processing of Personal Data under this Agreement.</w:t>
      </w:r>
    </w:p>
    <w:p>
      <w:pPr>
        <w:spacing w:after="80"/>
        <w:ind w:left="510" w:hanging="510"/>
      </w:pPr>
      <w:r>
        <w:rPr>
          <w:b/>
        </w:rPr>
        <w:t>Authorised User</w:t>
      </w:r>
      <w:r>
        <w:t xml:space="preserve"> means </w:t>
      </w:r>
      <w:r>
        <w:rPr>
          <w:b w:val="0"/>
          <w:i w:val="0"/>
        </w:rPr>
        <w:t>an individual employee, contractor or agent of the Customer or its Affiliates who is authorised to access the Platform and for whom a user account has been created.</w:t>
      </w:r>
    </w:p>
    <w:p>
      <w:pPr>
        <w:spacing w:after="80"/>
        <w:ind w:left="510" w:hanging="510"/>
      </w:pPr>
      <w:r>
        <w:rPr>
          <w:b/>
        </w:rPr>
        <w:t>Business Day</w:t>
      </w:r>
      <w:r>
        <w:t xml:space="preserve"> means </w:t>
      </w:r>
      <w:r>
        <w:rPr>
          <w:b w:val="0"/>
          <w:i w:val="0"/>
        </w:rPr>
        <w:t>a day other than a Saturday, Sunday or public holiday in England and Wales.</w:t>
      </w:r>
    </w:p>
    <w:p>
      <w:pPr>
        <w:spacing w:after="80"/>
        <w:ind w:left="510" w:hanging="510"/>
      </w:pPr>
      <w:r>
        <w:rPr>
          <w:b/>
        </w:rPr>
        <w:t>Confidential Information</w:t>
      </w:r>
      <w:r>
        <w:t xml:space="preserve"> means </w:t>
      </w:r>
      <w:r>
        <w:rPr>
          <w:b w:val="0"/>
          <w:i w:val="0"/>
        </w:rPr>
        <w:t>any information disclosed by or on behalf of a party that is marked confidential or that a reasonable person would understand to be confidential from its nature and the circumstances of disclosure, but excluding information that is or becomes public without breach, is independently developed without use of the disclosed information, or is lawfully received from a third party without a duty of confidence.</w:t>
      </w:r>
    </w:p>
    <w:p>
      <w:pPr>
        <w:spacing w:after="80"/>
        <w:ind w:left="510" w:hanging="510"/>
      </w:pPr>
      <w:r>
        <w:rPr>
          <w:b/>
        </w:rPr>
        <w:t>Customer Data</w:t>
      </w:r>
      <w:r>
        <w:t xml:space="preserve"> means </w:t>
      </w:r>
      <w:r>
        <w:rPr>
          <w:b w:val="0"/>
          <w:i w:val="0"/>
        </w:rPr>
        <w:t>all data, content, documents and materials provided or made available by or on behalf of the Customer or its Authorised Users in connection with the Services, including claim files, policy records and case notes.</w:t>
      </w:r>
    </w:p>
    <w:p>
      <w:pPr>
        <w:spacing w:after="80"/>
        <w:ind w:left="510" w:hanging="510"/>
      </w:pPr>
      <w:r>
        <w:rPr>
          <w:b/>
        </w:rPr>
        <w:t>Deliverables</w:t>
      </w:r>
      <w:r>
        <w:t xml:space="preserve"> means </w:t>
      </w:r>
      <w:r>
        <w:rPr>
          <w:b w:val="0"/>
          <w:i w:val="0"/>
        </w:rPr>
        <w:t>the configured workflows, reports, integrations, documentation and other materials identified as deliverables in a SOW.</w:t>
      </w:r>
    </w:p>
    <w:p>
      <w:pPr>
        <w:spacing w:after="80"/>
        <w:ind w:left="510" w:hanging="510"/>
      </w:pPr>
      <w:r>
        <w:rPr>
          <w:b/>
        </w:rPr>
        <w:t>Documentation</w:t>
      </w:r>
      <w:r>
        <w:t xml:space="preserve"> means </w:t>
      </w:r>
      <w:r>
        <w:rPr>
          <w:b w:val="0"/>
          <w:i w:val="0"/>
        </w:rPr>
        <w:t>the technical and user documentation for the Platform made available by the Supplier, as updated from time to time.</w:t>
      </w:r>
    </w:p>
    <w:p>
      <w:pPr>
        <w:spacing w:after="80"/>
        <w:ind w:left="510" w:hanging="510"/>
      </w:pPr>
      <w:r>
        <w:rPr>
          <w:b/>
        </w:rPr>
        <w:t>Effective Date</w:t>
      </w:r>
      <w:r>
        <w:t xml:space="preserve"> means </w:t>
      </w:r>
      <w:r>
        <w:rPr>
          <w:b w:val="0"/>
          <w:i w:val="0"/>
        </w:rPr>
        <w:t>1 April 2026.</w:t>
      </w:r>
    </w:p>
    <w:p>
      <w:pPr>
        <w:spacing w:after="80"/>
        <w:ind w:left="510" w:hanging="510"/>
      </w:pPr>
      <w:r>
        <w:rPr>
          <w:b/>
        </w:rPr>
        <w:t>Fees</w:t>
      </w:r>
      <w:r>
        <w:t xml:space="preserve"> means </w:t>
      </w:r>
      <w:r>
        <w:rPr>
          <w:b w:val="0"/>
          <w:i w:val="0"/>
        </w:rPr>
        <w:t>the subscription, implementation, support and other charges set out in an Order Form or SOW, exclusive of VAT.</w:t>
      </w:r>
    </w:p>
    <w:p>
      <w:pPr>
        <w:spacing w:after="80"/>
        <w:ind w:left="510" w:hanging="510"/>
      </w:pPr>
      <w:r>
        <w:rPr>
          <w:b/>
        </w:rPr>
        <w:t>Force Majeure Event</w:t>
      </w:r>
      <w:r>
        <w:t xml:space="preserve"> means </w:t>
      </w:r>
      <w:r>
        <w:rPr>
          <w:b w:val="0"/>
          <w:i w:val="0"/>
        </w:rPr>
        <w:t>an event or circumstance beyond a party's reasonable control, including natural disaster, war, terrorism, civil disorder, epidemic, failure of public infrastructure, and a failure of a third-party provider that could not have been avoided by reasonable planning, but excluding any failure of a subcontractor or other provider engaged by the Supplier.</w:t>
      </w:r>
    </w:p>
    <w:p>
      <w:pPr>
        <w:spacing w:after="80"/>
        <w:ind w:left="510" w:hanging="510"/>
      </w:pPr>
      <w:r>
        <w:rPr>
          <w:b/>
        </w:rPr>
        <w:t>Intellectual Property Rights</w:t>
      </w:r>
      <w:r>
        <w:t xml:space="preserve"> means </w:t>
      </w:r>
      <w:r>
        <w:rPr>
          <w:b w:val="0"/>
          <w:i w:val="0"/>
        </w:rPr>
        <w:t>patents, trade marks, service marks, trade names, copyright, database rights, design rights, domain names, rights in software, rights in confidential information and all other intellectual property rights, whether registered or unregistered, together with all applications and renewals.</w:t>
      </w:r>
    </w:p>
    <w:p>
      <w:pPr>
        <w:spacing w:after="80"/>
        <w:ind w:left="510" w:hanging="510"/>
      </w:pPr>
      <w:r>
        <w:rPr>
          <w:b/>
        </w:rPr>
        <w:t>Order Form</w:t>
      </w:r>
      <w:r>
        <w:t xml:space="preserve"> means </w:t>
      </w:r>
      <w:r>
        <w:rPr>
          <w:b w:val="0"/>
          <w:i w:val="0"/>
        </w:rPr>
        <w:t>an order form signed by both parties that identifies the Services, the Subscription Term, the Fees and any additional terms, and that incorporates this Agreement.</w:t>
      </w:r>
    </w:p>
    <w:p>
      <w:pPr>
        <w:spacing w:after="80"/>
        <w:ind w:left="510" w:hanging="510"/>
      </w:pPr>
      <w:r>
        <w:rPr>
          <w:b/>
        </w:rPr>
        <w:t>Personal Data</w:t>
      </w:r>
      <w:r>
        <w:t xml:space="preserve"> means </w:t>
      </w:r>
      <w:r>
        <w:rPr>
          <w:b w:val="0"/>
          <w:i w:val="0"/>
        </w:rPr>
        <w:t>personal data as defined in Applicable Data Protection Law that is processed by the Supplier on behalf of the Customer under this Agreement.</w:t>
      </w:r>
    </w:p>
    <w:p>
      <w:pPr>
        <w:spacing w:after="80"/>
        <w:ind w:left="510" w:hanging="510"/>
      </w:pPr>
      <w:r>
        <w:rPr>
          <w:b/>
        </w:rPr>
        <w:t>Platform</w:t>
      </w:r>
      <w:r>
        <w:t xml:space="preserve"> means </w:t>
      </w:r>
      <w:r>
        <w:rPr>
          <w:b w:val="0"/>
          <w:i w:val="0"/>
        </w:rPr>
        <w:t>the Bramber Flow cloud workflow and case management platform, including the software, application programming interfaces and infrastructure operated by or on behalf of the Supplier.</w:t>
      </w:r>
    </w:p>
    <w:p>
      <w:pPr>
        <w:spacing w:after="80"/>
        <w:ind w:left="510" w:hanging="510"/>
      </w:pPr>
      <w:r>
        <w:rPr>
          <w:b/>
        </w:rPr>
        <w:t>Professional Services</w:t>
      </w:r>
      <w:r>
        <w:t xml:space="preserve"> means </w:t>
      </w:r>
      <w:r>
        <w:rPr>
          <w:b w:val="0"/>
          <w:i w:val="0"/>
        </w:rPr>
        <w:t>the implementation, configuration, integration, training and advisory services described in a SOW.</w:t>
      </w:r>
    </w:p>
    <w:p>
      <w:pPr>
        <w:spacing w:after="80"/>
        <w:ind w:left="510" w:hanging="510"/>
      </w:pPr>
      <w:r>
        <w:rPr>
          <w:b/>
        </w:rPr>
        <w:t>Services</w:t>
      </w:r>
      <w:r>
        <w:t xml:space="preserve"> means </w:t>
      </w:r>
      <w:r>
        <w:rPr>
          <w:b w:val="0"/>
          <w:i w:val="0"/>
        </w:rPr>
        <w:t>the subscription to the Platform, the Support, the Professional Services and any other services described in an Order Form or SOW.</w:t>
      </w:r>
    </w:p>
    <w:p>
      <w:pPr>
        <w:spacing w:after="80"/>
        <w:ind w:left="510" w:hanging="510"/>
      </w:pPr>
      <w:r>
        <w:rPr>
          <w:b/>
        </w:rPr>
        <w:t>SOW</w:t>
      </w:r>
      <w:r>
        <w:t xml:space="preserve"> means </w:t>
      </w:r>
      <w:r>
        <w:rPr>
          <w:b w:val="0"/>
          <w:i w:val="0"/>
        </w:rPr>
        <w:t>a statement of work signed by both parties that describes a project, its deliverables, milestones, acceptance criteria and fees, and that incorporates this Agreement.</w:t>
      </w:r>
    </w:p>
    <w:p>
      <w:pPr>
        <w:spacing w:after="80"/>
        <w:ind w:left="510" w:hanging="510"/>
      </w:pPr>
      <w:r>
        <w:rPr>
          <w:b/>
        </w:rPr>
        <w:t>Subscription Term</w:t>
      </w:r>
      <w:r>
        <w:t xml:space="preserve"> means </w:t>
      </w:r>
      <w:r>
        <w:rPr>
          <w:b w:val="0"/>
          <w:i w:val="0"/>
        </w:rPr>
        <w:t>the period during which the Customer is entitled to access and use the Platform, as set out in an Order Form.</w:t>
      </w:r>
    </w:p>
    <w:p>
      <w:pPr>
        <w:spacing w:after="80"/>
        <w:ind w:left="510" w:hanging="510"/>
      </w:pPr>
      <w:r>
        <w:rPr>
          <w:b/>
        </w:rPr>
        <w:t>Support</w:t>
      </w:r>
      <w:r>
        <w:t xml:space="preserve"> means </w:t>
      </w:r>
      <w:r>
        <w:rPr>
          <w:b w:val="0"/>
          <w:i w:val="0"/>
        </w:rPr>
        <w:t>the support and maintenance services described in Schedule 1.</w:t>
      </w:r>
    </w:p>
    <w:p>
      <w:pPr>
        <w:spacing w:after="80"/>
        <w:ind w:left="510" w:hanging="510"/>
      </w:pPr>
      <w:r>
        <w:rPr>
          <w:b/>
        </w:rPr>
        <w:t>Supplier Background IP</w:t>
      </w:r>
      <w:r>
        <w:t xml:space="preserve"> means </w:t>
      </w:r>
      <w:r>
        <w:rPr>
          <w:b w:val="0"/>
          <w:i w:val="0"/>
        </w:rPr>
        <w:t>the Platform, the Documentation, the Supplier's tools, templates, methodologies and know-how, and all Intellectual Property Rights in them, excluding Customer Data and the bespoke Deliverables.</w:t>
      </w:r>
    </w:p>
    <w:p>
      <w:pPr>
        <w:spacing w:after="80"/>
        <w:ind w:left="510" w:hanging="510"/>
      </w:pPr>
      <w:r>
        <w:rPr>
          <w:b/>
        </w:rPr>
        <w:t>Third-Party Services</w:t>
      </w:r>
      <w:r>
        <w:t xml:space="preserve"> means </w:t>
      </w:r>
      <w:r>
        <w:rPr>
          <w:b w:val="0"/>
          <w:i w:val="0"/>
        </w:rPr>
        <w:t>software, data, connectivity or other services supplied by a third party that are identified in an Order Form or SOW and used in connection with the Services.</w:t>
      </w:r>
    </w:p>
    <w:p>
      <w:pPr>
        <w:spacing w:after="80"/>
        <w:ind w:left="510" w:hanging="510"/>
      </w:pPr>
      <w:r>
        <w:rPr>
          <w:b/>
        </w:rPr>
        <w:t>VAT</w:t>
      </w:r>
      <w:r>
        <w:t xml:space="preserve"> means </w:t>
      </w:r>
      <w:r>
        <w:rPr>
          <w:b w:val="0"/>
          <w:i w:val="0"/>
        </w:rPr>
        <w:t>value added tax or any equivalent sales tax.</w:t>
      </w:r>
    </w:p>
    <w:p>
      <w:pPr>
        <w:numPr>
          <w:ilvl w:val="1"/>
          <w:numId w:val="70"/>
        </w:numPr>
        <w:spacing w:after="120"/>
      </w:pPr>
      <w:r>
        <w:rPr>
          <w:b w:val="0"/>
          <w:i w:val="0"/>
        </w:rPr>
        <w:t>In this Agreement, unless the context otherwise requires:</w:t>
      </w:r>
    </w:p>
    <w:p>
      <w:pPr>
        <w:spacing w:after="60"/>
        <w:ind w:left="510"/>
      </w:pPr>
      <w:r>
        <w:rPr>
          <w:b w:val="0"/>
          <w:i w:val="0"/>
        </w:rPr>
        <w:t>(a) headings are for convenience only and do not affect interpretation;</w:t>
      </w:r>
    </w:p>
    <w:p>
      <w:pPr>
        <w:spacing w:after="60"/>
        <w:ind w:left="510"/>
      </w:pPr>
      <w:r>
        <w:rPr>
          <w:b w:val="0"/>
          <w:i w:val="0"/>
        </w:rPr>
        <w:t>(b) the singular includes the plural and vice versa, and a reference to a person includes a body corporate and an unincorporated body;</w:t>
      </w:r>
    </w:p>
    <w:p>
      <w:pPr>
        <w:spacing w:after="60"/>
        <w:ind w:left="510"/>
      </w:pPr>
      <w:r>
        <w:rPr>
          <w:b w:val="0"/>
          <w:i w:val="0"/>
        </w:rPr>
        <w:t>(c) “including” means “including without limitation”;</w:t>
      </w:r>
    </w:p>
    <w:p>
      <w:pPr>
        <w:spacing w:after="60"/>
        <w:ind w:left="510"/>
      </w:pPr>
      <w:r>
        <w:rPr>
          <w:b w:val="0"/>
          <w:i w:val="0"/>
        </w:rPr>
        <w:t>(d) a reference to a statute includes any amendment, re-enactment or subordinate legislation made under it; and</w:t>
      </w:r>
    </w:p>
    <w:p>
      <w:pPr>
        <w:spacing w:after="60"/>
        <w:ind w:left="510"/>
      </w:pPr>
      <w:r>
        <w:rPr>
          <w:b w:val="0"/>
          <w:i w:val="0"/>
        </w:rPr>
        <w:t>(e) a reference to a clause or Schedule is to a clause of, or Schedule to, this Agreement.</w:t>
      </w:r>
    </w:p>
    <w:p>
      <w:pPr>
        <w:pStyle w:val="Heading1"/>
        <w:numPr>
          <w:ilvl w:val="0"/>
          <w:numId w:val="70"/>
        </w:numPr>
      </w:pPr>
      <w:r>
        <w:rPr>
          <w:b w:val="0"/>
          <w:i w:val="0"/>
        </w:rPr>
        <w:t>Ordering and structure</w:t>
      </w:r>
    </w:p>
    <w:p>
      <w:pPr>
        <w:numPr>
          <w:ilvl w:val="1"/>
          <w:numId w:val="70"/>
        </w:numPr>
        <w:spacing w:after="120"/>
      </w:pPr>
      <w:r>
        <w:rPr>
          <w:b w:val="0"/>
          <w:i w:val="0"/>
        </w:rPr>
        <w:t>Subject to the terms of this Agreement, the Supplier grants the Customer a non-exclusive, non-transferable, non-sublicensable right to access and use the Platform and to receive the Support during the Subscription Term, solely for the Customer's internal business purposes and in accordance with the Documentation.</w:t>
      </w:r>
    </w:p>
    <w:p>
      <w:pPr>
        <w:numPr>
          <w:ilvl w:val="1"/>
          <w:numId w:val="70"/>
        </w:numPr>
        <w:spacing w:after="120"/>
      </w:pPr>
      <w:r>
        <w:rPr>
          <w:b w:val="0"/>
          <w:i w:val="0"/>
        </w:rPr>
        <w:t>The Customer may order Services by signing an Order Form. Each Order Form incorporates this Agreement and is governed by it. An Order Form may be signed in counterparts and by electronic signature.</w:t>
      </w:r>
    </w:p>
    <w:p>
      <w:pPr>
        <w:numPr>
          <w:ilvl w:val="1"/>
          <w:numId w:val="70"/>
        </w:numPr>
        <w:spacing w:after="120"/>
      </w:pPr>
      <w:r>
        <w:rPr>
          <w:b w:val="0"/>
          <w:i w:val="0"/>
        </w:rPr>
        <w:t>In the event of a conflict between the documents forming this Agreement, the following order of precedence applies: (a) the Order Form; (b) the SOW; (c) this Agreement; and (d) the Documentation.</w:t>
      </w:r>
    </w:p>
    <w:p>
      <w:pPr>
        <w:numPr>
          <w:ilvl w:val="1"/>
          <w:numId w:val="70"/>
        </w:numPr>
        <w:spacing w:after="120"/>
      </w:pPr>
      <w:r>
        <w:rPr>
          <w:b w:val="0"/>
          <w:i w:val="0"/>
        </w:rPr>
        <w:t>The Customer's Affiliates may purchase Services under this Agreement by signing an Order Form, provided that the Customer remains responsible for each Affiliate's compliance with this Agreement.</w:t>
      </w:r>
    </w:p>
    <w:p>
      <w:pPr>
        <w:numPr>
          <w:ilvl w:val="1"/>
          <w:numId w:val="70"/>
        </w:numPr>
        <w:spacing w:after="120"/>
      </w:pPr>
      <w:r>
        <w:rPr>
          <w:b w:val="0"/>
          <w:i w:val="0"/>
        </w:rPr>
        <w:t>The Supplier may update the Documentation from time to time, provided that no update materially reduces the functionality of the Services during a Subscription Term.</w:t>
      </w:r>
    </w:p>
    <w:p>
      <w:pPr>
        <w:pStyle w:val="Heading1"/>
        <w:numPr>
          <w:ilvl w:val="0"/>
          <w:numId w:val="70"/>
        </w:numPr>
      </w:pPr>
      <w:r>
        <w:rPr>
          <w:b w:val="0"/>
          <w:i w:val="0"/>
        </w:rPr>
        <w:t>Implementation and acceptance</w:t>
      </w:r>
    </w:p>
    <w:p>
      <w:pPr>
        <w:numPr>
          <w:ilvl w:val="1"/>
          <w:numId w:val="70"/>
        </w:numPr>
        <w:spacing w:after="120"/>
      </w:pPr>
      <w:r>
        <w:rPr>
          <w:b w:val="0"/>
          <w:i w:val="0"/>
        </w:rPr>
        <w:t>The Supplier shall provide the Professional Services in accordance with the applicable SOW and with reasonable skill and care.</w:t>
      </w:r>
    </w:p>
    <w:p>
      <w:pPr>
        <w:numPr>
          <w:ilvl w:val="1"/>
          <w:numId w:val="70"/>
        </w:numPr>
        <w:spacing w:after="120"/>
      </w:pPr>
      <w:commentRangeStart w:id="110"/>
      <w:r>
        <w:rPr>
          <w:b w:val="0"/>
          <w:i w:val="0"/>
        </w:rPr>
        <w:t>Where a SOW identifies Deliverables and acceptance criteria, the Customer shall test each Deliverable against those criteria and shall notify the Supplier in writing of any material non-conformity within ten (10) Business Days of delivery. If the Customer does not give a notice within that period, the Deliverable is deemed accepted.</w:t>
      </w:r>
      <w:commentRangeEnd w:id="110"/>
      <w:r>
        <w:rPr>
          <w:rStyle w:val="CommentReference"/>
        </w:rPr>
        <w:commentReference w:id="110"/>
      </w:r>
    </w:p>
    <w:p>
      <w:pPr>
        <w:numPr>
          <w:ilvl w:val="1"/>
          <w:numId w:val="70"/>
        </w:numPr>
        <w:spacing w:after="120"/>
      </w:pPr>
      <w:r>
        <w:rPr>
          <w:b w:val="0"/>
          <w:i w:val="0"/>
        </w:rPr>
        <w:t>A rejection notice must identify the specific acceptance criterion that has not been met and provide reasonable evidence of the failure. The Supplier shall correct the non-conformity within twenty (20) Business Days and resubmit the Deliverable for acceptance testing.</w:t>
      </w:r>
    </w:p>
    <w:p>
      <w:pPr>
        <w:numPr>
          <w:ilvl w:val="1"/>
          <w:numId w:val="70"/>
        </w:numPr>
        <w:spacing w:after="120"/>
      </w:pPr>
      <w:r>
        <w:rPr>
          <w:b w:val="0"/>
          <w:i w:val="0"/>
        </w:rPr>
        <w:t>The Customer may not reject a Deliverable for a defect that is immaterial, that arises from Customer Data or Third-Party Services, or that results from a configuration requested by the Customer.</w:t>
      </w:r>
    </w:p>
    <w:p>
      <w:pPr>
        <w:numPr>
          <w:ilvl w:val="1"/>
          <w:numId w:val="70"/>
        </w:numPr>
        <w:spacing w:after="120"/>
      </w:pPr>
      <w:r>
        <w:rPr>
          <w:b w:val="0"/>
          <w:i w:val="0"/>
        </w:rPr>
        <w:t>Acceptance of a Deliverable does not relieve the Supplier of its obligations under Clause 9 or its obligation to provide the Services in accordance with this Agreement.</w:t>
      </w:r>
    </w:p>
    <w:p>
      <w:pPr>
        <w:pStyle w:val="Heading1"/>
        <w:numPr>
          <w:ilvl w:val="0"/>
          <w:numId w:val="70"/>
        </w:numPr>
      </w:pPr>
      <w:r>
        <w:rPr>
          <w:b w:val="0"/>
          <w:i w:val="0"/>
        </w:rPr>
        <w:t>Fees, invoicing and payment</w:t>
      </w:r>
    </w:p>
    <w:p>
      <w:pPr>
        <w:numPr>
          <w:ilvl w:val="1"/>
          <w:numId w:val="70"/>
        </w:numPr>
        <w:spacing w:after="120"/>
      </w:pPr>
      <w:r>
        <w:rPr>
          <w:b w:val="0"/>
          <w:i w:val="0"/>
        </w:rPr>
        <w:t>The Customer shall pay the Fees set out in the applicable Order Form or SOW. Fees are exclusive of VAT, which shall be added at the prevailing rate.</w:t>
      </w:r>
    </w:p>
    <w:p>
      <w:pPr>
        <w:numPr>
          <w:ilvl w:val="1"/>
          <w:numId w:val="70"/>
        </w:numPr>
        <w:spacing w:after="120"/>
      </w:pPr>
      <w:r>
        <w:rPr>
          <w:b w:val="0"/>
          <w:i w:val="0"/>
        </w:rPr>
        <w:t>The Supplier shall invoice subscription Fees monthly in arrears and Professional Services Fees in accordance with the milestone schedule in the SOW. Invoices are payable within forty-five (45) days of the invoice date.</w:t>
      </w:r>
    </w:p>
    <w:p>
      <w:pPr>
        <w:numPr>
          <w:ilvl w:val="1"/>
          <w:numId w:val="70"/>
        </w:numPr>
        <w:spacing w:after="120"/>
      </w:pPr>
      <w:r>
        <w:rPr>
          <w:b w:val="0"/>
          <w:i w:val="0"/>
        </w:rPr>
        <w:t>The Customer shall notify the Supplier in writing of any disputed invoice within ten (10) Business Days of the invoice date, giving reasons for the dispute. The Customer shall pay all undisputed amounts when due and shall not withhold payment of the whole invoice.</w:t>
      </w:r>
    </w:p>
    <w:p>
      <w:pPr>
        <w:numPr>
          <w:ilvl w:val="1"/>
          <w:numId w:val="70"/>
        </w:numPr>
        <w:spacing w:after="120"/>
      </w:pPr>
      <w:r>
        <w:rPr>
          <w:b w:val="0"/>
          <w:i w:val="0"/>
        </w:rPr>
        <w:t>Late payment shall attract interest at four per cent (4%) above the Bank of England base rate from the due date until payment, calculated daily. The Supplier may suspend the Services on thirty (30) days' written notice if undisputed Fees remain unpaid for more than sixty (60) days.</w:t>
      </w:r>
    </w:p>
    <w:p>
      <w:pPr>
        <w:numPr>
          <w:ilvl w:val="1"/>
          <w:numId w:val="70"/>
        </w:numPr>
        <w:spacing w:after="120"/>
      </w:pPr>
      <w:r>
        <w:rPr>
          <w:b w:val="0"/>
          <w:i w:val="0"/>
        </w:rPr>
        <w:t>The Customer shall reimburse pre-approved travel and expenses incurred by the Supplier in providing Professional Services at cost, supported by receipts. Expenses shall not exceed five per cent (5%) of the Professional Services Fees unless approved in writing in advance.</w:t>
      </w:r>
    </w:p>
    <w:p>
      <w:pPr>
        <w:numPr>
          <w:ilvl w:val="1"/>
          <w:numId w:val="70"/>
        </w:numPr>
        <w:spacing w:after="120"/>
      </w:pPr>
      <w:r>
        <w:rPr>
          <w:b w:val="0"/>
          <w:i w:val="0"/>
        </w:rPr>
        <w:t>The Customer may not set off any amount against Fees unless the amount has been agreed in writing by the Supplier or awarded by a court of competent jurisdiction.</w:t>
      </w:r>
    </w:p>
    <w:p>
      <w:pPr>
        <w:numPr>
          <w:ilvl w:val="1"/>
          <w:numId w:val="70"/>
        </w:numPr>
        <w:spacing w:after="120"/>
      </w:pPr>
      <w:r>
        <w:rPr>
          <w:b w:val="0"/>
          <w:i w:val="0"/>
        </w:rPr>
        <w:t>Each party shall be responsible for its own taxes on its own income. If any deduction or withholding is required by law, the Customer shall increase the payment so that the Supplier receives the amount it would have received without the deduction.</w:t>
      </w:r>
    </w:p>
    <w:p>
      <w:pPr>
        <w:pStyle w:val="Heading1"/>
        <w:numPr>
          <w:ilvl w:val="0"/>
          <w:numId w:val="70"/>
        </w:numPr>
      </w:pPr>
      <w:r>
        <w:rPr>
          <w:b w:val="0"/>
          <w:i w:val="0"/>
        </w:rPr>
        <w:t>Customer obligations</w:t>
      </w:r>
    </w:p>
    <w:p>
      <w:pPr>
        <w:numPr>
          <w:ilvl w:val="1"/>
          <w:numId w:val="70"/>
        </w:numPr>
        <w:spacing w:after="120"/>
      </w:pPr>
      <w:r>
        <w:rPr>
          <w:b w:val="0"/>
          <w:i w:val="0"/>
        </w:rPr>
        <w:t>The Customer shall provide the Supplier with timely access to its personnel, systems, data and facilities reasonably required to provide the Services, and shall ensure that its Authorised Users comply with this Agreement and the Documentation.</w:t>
      </w:r>
    </w:p>
    <w:p>
      <w:pPr>
        <w:numPr>
          <w:ilvl w:val="1"/>
          <w:numId w:val="70"/>
        </w:numPr>
        <w:spacing w:after="120"/>
      </w:pPr>
      <w:r>
        <w:rPr>
          <w:b w:val="0"/>
          <w:i w:val="0"/>
        </w:rPr>
        <w:t>The Customer is responsible for maintaining the confidentiality of its Authorised Users' credentials and for all activity that occurs under its accounts, except to the extent caused by the Supplier's breach of this Agreement.</w:t>
      </w:r>
    </w:p>
    <w:p>
      <w:pPr>
        <w:numPr>
          <w:ilvl w:val="1"/>
          <w:numId w:val="70"/>
        </w:numPr>
        <w:spacing w:after="120"/>
      </w:pPr>
      <w:r>
        <w:rPr>
          <w:b w:val="0"/>
          <w:i w:val="0"/>
        </w:rPr>
        <w:t xml:space="preserve">The Customer shall not use the Services in any manner that is unlawful, fraudulent or </w:t>
      </w:r>
      <w:ins w:id="101" w:author="Rachel Okonjo" w:date="2026-02-06T10:00:00Z">
        <w:r>
          <w:rPr/>
          <w:t xml:space="preserve">harmful to Supplier's reputation or commercial interests</w:t>
        </w:r>
      </w:ins>
      <w:r>
        <w:rPr>
          <w:b w:val="0"/>
          <w:i w:val="0"/>
        </w:rPr>
        <w:t>, and shall comply with the acceptable use policy set out in the Documentation.</w:t>
      </w:r>
    </w:p>
    <w:p>
      <w:pPr>
        <w:numPr>
          <w:ilvl w:val="1"/>
          <w:numId w:val="70"/>
        </w:numPr>
        <w:spacing w:after="120"/>
      </w:pPr>
      <w:r>
        <w:rPr>
          <w:b w:val="0"/>
          <w:i w:val="0"/>
        </w:rPr>
        <w:t>The Customer is responsible for the accuracy, quality and lawfulness of Customer Data and for obtaining all consents and permissions required for the Supplier to process it in accordance with this Agreement.</w:t>
      </w:r>
    </w:p>
    <w:p>
      <w:pPr>
        <w:numPr>
          <w:ilvl w:val="1"/>
          <w:numId w:val="70"/>
        </w:numPr>
        <w:spacing w:after="120"/>
      </w:pPr>
      <w:r>
        <w:rPr>
          <w:b w:val="0"/>
          <w:i w:val="0"/>
        </w:rPr>
        <w:t>The Customer shall notify the Supplier promptly, and in any event within twenty-four (24) hours, if it becomes aware of any unauthorised access to the Platform or any security incident affecting Customer Data.</w:t>
      </w:r>
    </w:p>
    <w:p>
      <w:pPr>
        <w:numPr>
          <w:ilvl w:val="1"/>
          <w:numId w:val="70"/>
        </w:numPr>
        <w:spacing w:after="120"/>
      </w:pPr>
      <w:r>
        <w:rPr>
          <w:b w:val="0"/>
          <w:i w:val="0"/>
        </w:rPr>
        <w:t>The Customer shall not reverse engineer, decompile or disassemble any part of the Platform, or use the Services to build a competing product, except to the extent permitted by law.</w:t>
      </w:r>
    </w:p>
    <w:p>
      <w:pPr>
        <w:pStyle w:val="Heading1"/>
        <w:numPr>
          <w:ilvl w:val="0"/>
          <w:numId w:val="70"/>
        </w:numPr>
      </w:pPr>
      <w:r>
        <w:rPr>
          <w:b w:val="0"/>
          <w:i w:val="0"/>
        </w:rPr>
        <w:t>Intellectual property</w:t>
      </w:r>
    </w:p>
    <w:p>
      <w:pPr>
        <w:numPr>
          <w:ilvl w:val="1"/>
          <w:numId w:val="70"/>
        </w:numPr>
        <w:spacing w:after="120"/>
      </w:pPr>
      <w:r>
        <w:rPr>
          <w:b w:val="0"/>
          <w:i w:val="0"/>
        </w:rPr>
        <w:t>The Supplier owns and retains all right, title and interest in and to the Platform, the Documentation, the Supplier's tools, templates, methodologies and know-how, and all Intellectual Property Rights in them, including any improvements, modifications or derivative works made during the Subscription Term.</w:t>
      </w:r>
    </w:p>
    <w:p>
      <w:pPr>
        <w:numPr>
          <w:ilvl w:val="1"/>
          <w:numId w:val="70"/>
        </w:numPr>
        <w:spacing w:after="120"/>
      </w:pPr>
      <w:r>
        <w:rPr>
          <w:b w:val="0"/>
          <w:i w:val="0"/>
        </w:rPr>
        <w:t>The Customer owns and retains all right, title and interest in and to Customer Data, including all Intellectual Property Rights in it.</w:t>
      </w:r>
    </w:p>
    <w:p>
      <w:pPr>
        <w:numPr>
          <w:ilvl w:val="1"/>
          <w:numId w:val="70"/>
        </w:numPr>
        <w:spacing w:after="120"/>
      </w:pPr>
      <w:r>
        <w:rPr>
          <w:b w:val="0"/>
          <w:i w:val="0"/>
        </w:rPr>
        <w:t>Subject to payment of the applicable Fees, the Supplier assigns to the Customer all right, title and interest in and to the bespoke Deliverables identified in a SOW, excluding the Supplier Background IP. The Supplier grants the Customer a perpetual, non-exclusive, non-transferable licence to use the Supplier Background IP embedded in the Deliverables solely as necessary to use them for the Customer's internal business purposes.</w:t>
      </w:r>
    </w:p>
    <w:p>
      <w:pPr>
        <w:numPr>
          <w:ilvl w:val="1"/>
          <w:numId w:val="70"/>
        </w:numPr>
        <w:spacing w:after="120"/>
      </w:pPr>
      <w:r>
        <w:rPr>
          <w:b w:val="0"/>
          <w:i w:val="0"/>
        </w:rPr>
        <w:t>The Customer grants the Supplier a non-exclusive, royalty-free licence to process Customer Data solely to provide the Services and to comply with Applicable Law.</w:t>
      </w:r>
    </w:p>
    <w:p>
      <w:pPr>
        <w:numPr>
          <w:ilvl w:val="1"/>
          <w:numId w:val="70"/>
        </w:numPr>
        <w:spacing w:after="120"/>
      </w:pPr>
      <w:r>
        <w:rPr>
          <w:b w:val="0"/>
          <w:i w:val="0"/>
        </w:rPr>
        <w:t>The Customer grants the Supplier a perpetual, irrevocable, royalty-free licence to use any feedback, suggestions or ideas it provides about the Services, provided that the Supplier does not identify the Customer as the source without consent.</w:t>
      </w:r>
    </w:p>
    <w:p>
      <w:pPr>
        <w:numPr>
          <w:ilvl w:val="1"/>
          <w:numId w:val="70"/>
        </w:numPr>
        <w:spacing w:after="120"/>
      </w:pPr>
      <w:r>
        <w:rPr>
          <w:b w:val="0"/>
          <w:i w:val="0"/>
        </w:rPr>
        <w:t>Each party reserves all rights not expressly granted to the other under this Agreement.</w:t>
      </w:r>
    </w:p>
    <w:p>
      <w:pPr>
        <w:pStyle w:val="Heading1"/>
        <w:numPr>
          <w:ilvl w:val="0"/>
          <w:numId w:val="70"/>
        </w:numPr>
      </w:pPr>
      <w:r>
        <w:rPr>
          <w:b w:val="0"/>
          <w:i w:val="0"/>
        </w:rPr>
        <w:t>Confidentiality</w:t>
      </w:r>
    </w:p>
    <w:p>
      <w:pPr>
        <w:numPr>
          <w:ilvl w:val="1"/>
          <w:numId w:val="70"/>
        </w:numPr>
        <w:spacing w:after="120"/>
      </w:pPr>
      <w:r>
        <w:rPr>
          <w:b w:val="0"/>
          <w:i w:val="0"/>
        </w:rPr>
        <w:t>Each party shall keep the other's Confidential Information confidential, use it only for the purposes of this Agreement, and disclose it only to its personnel, Affiliates and professional advisers who need to know it and are bound by confidentiality obligations at least as protective as this Clause.</w:t>
      </w:r>
    </w:p>
    <w:p>
      <w:pPr>
        <w:numPr>
          <w:ilvl w:val="1"/>
          <w:numId w:val="70"/>
        </w:numPr>
        <w:spacing w:after="120"/>
      </w:pPr>
      <w:r>
        <w:rPr>
          <w:b w:val="0"/>
          <w:i w:val="0"/>
        </w:rPr>
        <w:t>The receiving party shall protect the disclosing party's Confidential Information using at least the same degree of care that it uses for its own confidential information, and in any event no less than reasonable care.</w:t>
      </w:r>
    </w:p>
    <w:p>
      <w:pPr>
        <w:numPr>
          <w:ilvl w:val="1"/>
          <w:numId w:val="70"/>
        </w:numPr>
        <w:spacing w:after="120"/>
      </w:pPr>
      <w:r>
        <w:rPr>
          <w:b w:val="0"/>
          <w:i w:val="0"/>
        </w:rPr>
        <w:t xml:space="preserve">The obligations in this Clause survive for </w:t>
      </w:r>
      <w:ins w:id="102" w:author="Rachel Okonjo" w:date="2026-02-06T10:00:00Z">
        <w:r>
          <w:rPr/>
          <w:t xml:space="preserve">five (5)</w:t>
        </w:r>
      </w:ins>
      <w:r>
        <w:rPr>
          <w:b w:val="0"/>
          <w:i w:val="0"/>
        </w:rPr>
        <w:t xml:space="preserve"> years </w:t>
      </w:r>
      <w:del w:id="103" w:author="Rachel Okonjo" w:date="2026-02-06T10:00:00Z">
        <w:r>
          <w:rPr/>
          <w:delText xml:space="preserve">three (3) </w:delText>
        </w:r>
      </w:del>
      <w:r>
        <w:rPr>
          <w:b w:val="0"/>
          <w:i w:val="0"/>
        </w:rPr>
        <w:t>after termination or expiry of this Agreement, except for trade secrets, which are protected for as long as they remain trade secrets.</w:t>
      </w:r>
    </w:p>
    <w:p>
      <w:pPr>
        <w:numPr>
          <w:ilvl w:val="1"/>
          <w:numId w:val="70"/>
        </w:numPr>
        <w:spacing w:after="120"/>
      </w:pPr>
      <w:r>
        <w:rPr>
          <w:b w:val="0"/>
          <w:i w:val="0"/>
        </w:rPr>
        <w:t>Confidential Information does not include information that is or becomes public without breach of this Agreement, is independently developed by the receiving party without use of the disclosed information, or is lawfully received from a third party without a duty of confidence.</w:t>
      </w:r>
    </w:p>
    <w:p>
      <w:pPr>
        <w:numPr>
          <w:ilvl w:val="1"/>
          <w:numId w:val="70"/>
        </w:numPr>
        <w:spacing w:after="120"/>
      </w:pPr>
      <w:r>
        <w:rPr>
          <w:b w:val="0"/>
          <w:i w:val="0"/>
        </w:rPr>
        <w:t>The receiving party may disclose Confidential Information where required by law, a regulator or a court of competent jurisdiction, provided that it gives the disclosing party prompt written notice where lawful and discloses only the minimum information required.</w:t>
      </w:r>
    </w:p>
    <w:p>
      <w:pPr>
        <w:numPr>
          <w:ilvl w:val="1"/>
          <w:numId w:val="70"/>
        </w:numPr>
        <w:spacing w:after="120"/>
      </w:pPr>
      <w:r>
        <w:rPr>
          <w:b w:val="0"/>
          <w:i w:val="0"/>
        </w:rPr>
        <w:t>On termination or on written request, the receiving party shall return or destroy the disclosing party's Confidential Information and certify destruction on request, except for one copy retained for legal or regulatory compliance.</w:t>
      </w:r>
    </w:p>
    <w:p>
      <w:pPr>
        <w:numPr>
          <w:ilvl w:val="1"/>
          <w:numId w:val="70"/>
        </w:numPr>
        <w:spacing w:after="120"/>
      </w:pPr>
      <w:r>
        <w:rPr>
          <w:b w:val="0"/>
          <w:i w:val="0"/>
        </w:rPr>
        <w:t>Each party acknowledges that damages may be an inadequate remedy for breach of this Clause and that the disclosing party may seek injunctive relief in addition to any other remedy.</w:t>
      </w:r>
    </w:p>
    <w:p>
      <w:pPr>
        <w:numPr>
          <w:ilvl w:val="1"/>
          <w:numId w:val="70"/>
        </w:numPr>
        <w:spacing w:after="120"/>
      </w:pPr>
      <w:r>
        <w:rPr>
          <w:b w:val="0"/>
          <w:i w:val="0"/>
        </w:rPr>
        <w:t>Nothing in this Clause restricts either party from using general knowledge, skills and experience retained in unaided memory, provided that it does not use any document, dataset, model or intentionally memorised information.</w:t>
      </w:r>
    </w:p>
    <w:p>
      <w:pPr>
        <w:pStyle w:val="Heading1"/>
        <w:numPr>
          <w:ilvl w:val="0"/>
          <w:numId w:val="70"/>
        </w:numPr>
      </w:pPr>
      <w:r>
        <w:rPr>
          <w:b w:val="0"/>
          <w:i w:val="0"/>
        </w:rPr>
        <w:t>Data protection</w:t>
      </w:r>
    </w:p>
    <w:p>
      <w:pPr>
        <w:numPr>
          <w:ilvl w:val="1"/>
          <w:numId w:val="70"/>
        </w:numPr>
        <w:spacing w:after="120"/>
      </w:pPr>
      <w:r>
        <w:rPr>
          <w:b w:val="0"/>
          <w:i w:val="0"/>
        </w:rPr>
        <w:t>The parties shall comply with Schedule 4 (Data Processing). The Customer is the controller and the Supplier is the processor of Personal Data.</w:t>
      </w:r>
    </w:p>
    <w:p>
      <w:pPr>
        <w:numPr>
          <w:ilvl w:val="1"/>
          <w:numId w:val="70"/>
        </w:numPr>
        <w:spacing w:after="120"/>
      </w:pPr>
      <w:r>
        <w:rPr>
          <w:b w:val="0"/>
          <w:i w:val="0"/>
        </w:rPr>
        <w:t>The Supplier shall process Personal Data only on the Customer's documented instructions, which comprise this Agreement, the applicable Order Form, the SOW and the Customer's configuration of the Platform, unless required by law.</w:t>
      </w:r>
    </w:p>
    <w:p>
      <w:pPr>
        <w:numPr>
          <w:ilvl w:val="1"/>
          <w:numId w:val="70"/>
        </w:numPr>
        <w:spacing w:after="120"/>
      </w:pPr>
      <w:r>
        <w:rPr>
          <w:b w:val="0"/>
          <w:i w:val="0"/>
        </w:rPr>
        <w:t>The Supplier shall implement and maintain the technical and organisational measures set out in Schedule 2 and Schedule 4.</w:t>
      </w:r>
    </w:p>
    <w:p>
      <w:pPr>
        <w:numPr>
          <w:ilvl w:val="1"/>
          <w:numId w:val="70"/>
        </w:numPr>
        <w:spacing w:after="120"/>
      </w:pPr>
      <w:r>
        <w:rPr>
          <w:b w:val="0"/>
          <w:i w:val="0"/>
        </w:rPr>
        <w:t>The Supplier may appoint sub-processors in accordance with Schedule 4 and shall remain liable for their performance.</w:t>
      </w:r>
    </w:p>
    <w:p>
      <w:pPr>
        <w:numPr>
          <w:ilvl w:val="1"/>
          <w:numId w:val="70"/>
        </w:numPr>
        <w:spacing w:after="120"/>
      </w:pPr>
      <w:r>
        <w:rPr>
          <w:b w:val="0"/>
          <w:i w:val="0"/>
        </w:rPr>
        <w:t>The Supplier shall provide reasonable assistance to the Customer with data subject requests, data protection impact assessments and consultations with supervisory authorities, taking into account the nature of the processing.</w:t>
      </w:r>
    </w:p>
    <w:p>
      <w:pPr>
        <w:numPr>
          <w:ilvl w:val="1"/>
          <w:numId w:val="70"/>
        </w:numPr>
        <w:spacing w:after="120"/>
      </w:pPr>
      <w:r>
        <w:rPr>
          <w:b w:val="0"/>
          <w:i w:val="0"/>
        </w:rPr>
        <w:t>The Supplier shall not transfer Personal Data outside the United Kingdom or the European Economic Area except in accordance with Schedule 4 and Applicable Data Protection Law.</w:t>
      </w:r>
    </w:p>
    <w:p>
      <w:pPr>
        <w:numPr>
          <w:ilvl w:val="1"/>
          <w:numId w:val="70"/>
        </w:numPr>
        <w:spacing w:after="120"/>
      </w:pPr>
      <w:r>
        <w:rPr>
          <w:b w:val="0"/>
          <w:i w:val="0"/>
        </w:rPr>
        <w:t>The Supplier shall notify the Customer without undue delay, and in any event within twenty-four (24) hours, of becoming aware of a personal data breach affecting Personal Data.</w:t>
      </w:r>
    </w:p>
    <w:p>
      <w:pPr>
        <w:numPr>
          <w:ilvl w:val="1"/>
          <w:numId w:val="70"/>
        </w:numPr>
        <w:spacing w:after="120"/>
      </w:pPr>
      <w:r>
        <w:rPr>
          <w:b w:val="0"/>
          <w:i w:val="0"/>
        </w:rPr>
        <w:t>On termination, the Supplier shall return Personal Data in a structured, commonly used and machine-readable format and delete it in accordance with Schedule 4, unless retention is required by law.</w:t>
      </w:r>
    </w:p>
    <w:p>
      <w:pPr>
        <w:numPr>
          <w:ilvl w:val="1"/>
          <w:numId w:val="70"/>
        </w:numPr>
        <w:spacing w:after="120"/>
      </w:pPr>
      <w:r>
        <w:rPr>
          <w:b w:val="0"/>
          <w:i w:val="0"/>
        </w:rPr>
        <w:t>The Supplier shall make available all information necessary to demonstrate compliance with this Clause and shall allow for audits in accordance with Clause 14.</w:t>
      </w:r>
    </w:p>
    <w:p>
      <w:pPr>
        <w:pStyle w:val="Heading1"/>
        <w:numPr>
          <w:ilvl w:val="0"/>
          <w:numId w:val="70"/>
        </w:numPr>
      </w:pPr>
      <w:r>
        <w:rPr>
          <w:b w:val="0"/>
          <w:i w:val="0"/>
        </w:rPr>
        <w:t>Warranties</w:t>
      </w:r>
    </w:p>
    <w:p>
      <w:pPr>
        <w:numPr>
          <w:ilvl w:val="1"/>
          <w:numId w:val="70"/>
        </w:numPr>
        <w:spacing w:after="120"/>
      </w:pPr>
      <w:r>
        <w:rPr>
          <w:b w:val="0"/>
          <w:i w:val="0"/>
        </w:rPr>
        <w:t>The Supplier warrants that the Platform will perform materially in accordance with the Documentation during the Subscription Term.</w:t>
      </w:r>
    </w:p>
    <w:p>
      <w:pPr>
        <w:numPr>
          <w:ilvl w:val="1"/>
          <w:numId w:val="70"/>
        </w:numPr>
        <w:spacing w:after="120"/>
      </w:pPr>
      <w:r>
        <w:rPr>
          <w:b w:val="0"/>
          <w:i w:val="0"/>
        </w:rPr>
        <w:t>If the Platform does not comply with Clause 9.1, the Customer shall notify the Supplier in writing within thirty (30) days of becoming aware of the non-conformity. The Supplier shall use reasonable endeavours to correct the non-conformity within thirty (30) days, or provide a reasonable workaround.</w:t>
      </w:r>
    </w:p>
    <w:p>
      <w:pPr>
        <w:numPr>
          <w:ilvl w:val="1"/>
          <w:numId w:val="70"/>
        </w:numPr>
        <w:spacing w:after="120"/>
      </w:pPr>
      <w:r>
        <w:rPr>
          <w:b w:val="0"/>
          <w:i w:val="0"/>
        </w:rPr>
        <w:t>The Supplier warrants that the Professional Services will be performed with reasonable skill and care by suitably qualified personnel.</w:t>
      </w:r>
    </w:p>
    <w:p>
      <w:pPr>
        <w:numPr>
          <w:ilvl w:val="1"/>
          <w:numId w:val="70"/>
        </w:numPr>
        <w:spacing w:after="120"/>
      </w:pPr>
      <w:r>
        <w:rPr>
          <w:b w:val="0"/>
          <w:i w:val="0"/>
        </w:rPr>
        <w:t>The Supplier warrants that it will not knowingly introduce malware into the Platform and that it maintains commercially reasonable measures to prevent unauthorised access.</w:t>
      </w:r>
    </w:p>
    <w:p>
      <w:pPr>
        <w:numPr>
          <w:ilvl w:val="1"/>
          <w:numId w:val="70"/>
        </w:numPr>
        <w:spacing w:after="120"/>
      </w:pPr>
      <w:r>
        <w:rPr>
          <w:b w:val="0"/>
          <w:i w:val="0"/>
        </w:rPr>
        <w:t>The Customer warrants that it has the right to provide Customer Data to the Supplier and that its instructions comply with Applicable Law.</w:t>
      </w:r>
    </w:p>
    <w:p>
      <w:pPr>
        <w:numPr>
          <w:ilvl w:val="1"/>
          <w:numId w:val="70"/>
        </w:numPr>
        <w:spacing w:after="120"/>
      </w:pPr>
      <w:r>
        <w:rPr>
          <w:b w:val="0"/>
          <w:i w:val="0"/>
        </w:rPr>
        <w:t>Except as expressly set out in this Agreement, all warranties, conditions and terms, whether express or implied by statute, common law or otherwise, are excluded to the fullest extent permitted by law. Nothing in this Clause excludes any warranty that cannot be excluded by law.</w:t>
      </w:r>
    </w:p>
    <w:p>
      <w:pPr>
        <w:pStyle w:val="Heading1"/>
        <w:numPr>
          <w:ilvl w:val="0"/>
          <w:numId w:val="70"/>
        </w:numPr>
      </w:pPr>
      <w:r>
        <w:rPr>
          <w:b w:val="0"/>
          <w:i w:val="0"/>
        </w:rPr>
        <w:t>Indemnities</w:t>
      </w:r>
    </w:p>
    <w:p>
      <w:pPr>
        <w:numPr>
          <w:ilvl w:val="1"/>
          <w:numId w:val="70"/>
        </w:numPr>
        <w:spacing w:after="120"/>
      </w:pPr>
      <w:r>
        <w:rPr>
          <w:b w:val="0"/>
          <w:i w:val="0"/>
        </w:rPr>
        <w:t>The Supplier shall indemnify the Customer against any third-party claim that the Platform, when used in accordance with this Agreement, infringes that third party's Intellectual Property Rights, subject to Clause 11.</w:t>
      </w:r>
    </w:p>
    <w:p>
      <w:pPr>
        <w:numPr>
          <w:ilvl w:val="1"/>
          <w:numId w:val="70"/>
        </w:numPr>
        <w:spacing w:after="120"/>
      </w:pPr>
      <w:r>
        <w:rPr>
          <w:b w:val="0"/>
          <w:i w:val="0"/>
        </w:rPr>
        <w:t>The indemnity in Clause 10.1 does not apply to the extent that the claim arises from Customer Data, Third-Party Services, a modification of the Platform not made by the Supplier, or use of the Platform in combination with anything not supplied or approved by the Supplier.</w:t>
      </w:r>
    </w:p>
    <w:p>
      <w:pPr>
        <w:numPr>
          <w:ilvl w:val="1"/>
          <w:numId w:val="70"/>
        </w:numPr>
        <w:spacing w:after="120"/>
      </w:pPr>
      <w:r>
        <w:rPr>
          <w:b w:val="0"/>
          <w:i w:val="0"/>
        </w:rPr>
        <w:t>The Customer shall indemnify the Supplier against any third-party claim arising from Customer Data, the Customer's breach of Applicable Law, or the Customer's use of the Services outside the scope of this Agreement.</w:t>
      </w:r>
    </w:p>
    <w:p>
      <w:pPr>
        <w:numPr>
          <w:ilvl w:val="1"/>
          <w:numId w:val="70"/>
        </w:numPr>
        <w:spacing w:after="120"/>
      </w:pPr>
      <w:r>
        <w:rPr>
          <w:b w:val="0"/>
          <w:i w:val="0"/>
        </w:rPr>
        <w:t>The indemnified party shall give the indemnifying party prompt written notice of the claim, allow the indemnifying party sole control of the defence and settlement, and provide reasonable cooperation at the indemnifying party's expense.</w:t>
      </w:r>
    </w:p>
    <w:p>
      <w:pPr>
        <w:numPr>
          <w:ilvl w:val="1"/>
          <w:numId w:val="70"/>
        </w:numPr>
        <w:spacing w:after="120"/>
      </w:pPr>
      <w:r>
        <w:rPr>
          <w:b w:val="0"/>
          <w:i w:val="0"/>
        </w:rPr>
        <w:t>The indemnifying party shall not settle a claim in a way that admits fault by, or imposes a non-monetary obligation on, the indemnified party without its written consent.</w:t>
      </w:r>
    </w:p>
    <w:p>
      <w:pPr>
        <w:pStyle w:val="Heading1"/>
        <w:numPr>
          <w:ilvl w:val="0"/>
          <w:numId w:val="70"/>
        </w:numPr>
      </w:pPr>
      <w:r>
        <w:rPr>
          <w:b w:val="0"/>
          <w:i w:val="0"/>
        </w:rPr>
        <w:t>Limitation of liability</w:t>
      </w:r>
    </w:p>
    <w:p>
      <w:pPr>
        <w:numPr>
          <w:ilvl w:val="1"/>
          <w:numId w:val="70"/>
        </w:numPr>
        <w:spacing w:after="120"/>
      </w:pPr>
      <w:r>
        <w:rPr>
          <w:b w:val="0"/>
          <w:i w:val="0"/>
        </w:rPr>
        <w:t>Subject to Clause 11.3, neither party shall be liable to the other for any loss of profit, loss of revenue, loss of anticipated savings, loss of business opportunity, or any indirect or consequential loss, whether in contract, tort (including negligence) or otherwise.</w:t>
      </w:r>
    </w:p>
    <w:p>
      <w:pPr>
        <w:numPr>
          <w:ilvl w:val="1"/>
          <w:numId w:val="70"/>
        </w:numPr>
        <w:spacing w:after="120"/>
      </w:pPr>
      <w:r>
        <w:rPr>
          <w:b w:val="0"/>
          <w:i w:val="0"/>
        </w:rPr>
        <w:t>Subject to Clause 11.3, each party's aggregate liability arising out of or in connection with this Agreement, whether in contract, tort (including negligence), breach of statutory duty or otherwise, shall not exceed the total Fees paid or payable by the Customer in the twelve (12) months immediately preceding the event giving rise to the claim.</w:t>
      </w:r>
    </w:p>
    <w:p>
      <w:pPr>
        <w:numPr>
          <w:ilvl w:val="1"/>
          <w:numId w:val="70"/>
        </w:numPr>
        <w:spacing w:after="120"/>
      </w:pPr>
      <w:r>
        <w:rPr>
          <w:b w:val="0"/>
          <w:i w:val="0"/>
        </w:rPr>
        <w:t>Nothing in this Clause 11 limits or excludes either party's liability for: (a) death or personal injury caused by its negligence; (b) fraud or fraudulent misrepresentation; (c) breach of Clause 7 (Confidentiality)</w:t>
      </w:r>
      <w:ins w:id="104" w:author="Rachel Okonjo" w:date="2026-02-06T10:00:00Z">
        <w:r>
          <w:rPr/>
          <w:t xml:space="preserve">; or (d) any breach by Supplier of Clause 8 (Data Protection) or Applicable Data Protection Law</w:t>
        </w:r>
      </w:ins>
      <w:r>
        <w:rPr>
          <w:b w:val="0"/>
          <w:i w:val="0"/>
        </w:rPr>
        <w:t>.</w:t>
      </w:r>
    </w:p>
    <w:p>
      <w:pPr>
        <w:numPr>
          <w:ilvl w:val="1"/>
          <w:numId w:val="70"/>
        </w:numPr>
        <w:spacing w:after="120"/>
      </w:pPr>
      <w:r>
        <w:rPr>
          <w:b w:val="0"/>
          <w:i w:val="0"/>
        </w:rPr>
        <w:t>The cap in Clause 11.2 does not apply to the Customer's obligation to pay Fees properly due, or to either party's liability for breach of Clause 7 (Confidentiality).</w:t>
      </w:r>
    </w:p>
    <w:p>
      <w:pPr>
        <w:numPr>
          <w:ilvl w:val="1"/>
          <w:numId w:val="70"/>
        </w:numPr>
        <w:spacing w:after="120"/>
      </w:pPr>
      <w:r>
        <w:rPr>
          <w:b w:val="0"/>
          <w:i w:val="0"/>
        </w:rPr>
        <w:t>The parties acknowledge that the limitations in this Clause 11 are a reasonable allocation of risk having regard to the Fees, the nature of the Services and the availability of insurance.</w:t>
      </w:r>
    </w:p>
    <w:p>
      <w:pPr>
        <w:numPr>
          <w:ilvl w:val="1"/>
          <w:numId w:val="70"/>
        </w:numPr>
        <w:spacing w:after="120"/>
      </w:pPr>
      <w:r>
        <w:rPr>
          <w:b w:val="0"/>
          <w:i w:val="0"/>
        </w:rPr>
        <w:t>The limitations and exclusions in this Clause 11 apply notwithstanding anything to the contrary in any Order Form or SOW.</w:t>
      </w:r>
    </w:p>
    <w:p>
      <w:pPr>
        <w:numPr>
          <w:ilvl w:val="1"/>
          <w:numId w:val="70"/>
        </w:numPr>
        <w:spacing w:after="120"/>
      </w:pPr>
      <w:r>
        <w:rPr>
          <w:b w:val="0"/>
          <w:i w:val="0"/>
        </w:rPr>
        <w:t>Each party shall take reasonable steps to mitigate any loss it suffers in connection with this Agreement.</w:t>
      </w:r>
    </w:p>
    <w:p>
      <w:pPr>
        <w:numPr>
          <w:ilvl w:val="1"/>
          <w:numId w:val="70"/>
        </w:numPr>
        <w:spacing w:after="120"/>
      </w:pPr>
      <w:r>
        <w:rPr>
          <w:b w:val="0"/>
          <w:i w:val="0"/>
        </w:rPr>
        <w:t>The limitations in this Clause 11 apply to all claims arising out of or in connection with this Agreement, whether a claim is brought in contract, tort, statute or otherwise, and whether it arises before or after termination.</w:t>
      </w:r>
    </w:p>
    <w:p>
      <w:pPr>
        <w:pStyle w:val="Heading1"/>
        <w:numPr>
          <w:ilvl w:val="0"/>
          <w:numId w:val="70"/>
        </w:numPr>
      </w:pPr>
      <w:r>
        <w:rPr>
          <w:b w:val="0"/>
          <w:i w:val="0"/>
        </w:rPr>
        <w:t>Insurance</w:t>
      </w:r>
    </w:p>
    <w:p>
      <w:pPr>
        <w:numPr>
          <w:ilvl w:val="1"/>
          <w:numId w:val="70"/>
        </w:numPr>
        <w:spacing w:after="120"/>
      </w:pPr>
      <w:r>
        <w:rPr>
          <w:b w:val="0"/>
          <w:i w:val="0"/>
        </w:rPr>
        <w:t>The Supplier shall maintain, with a reputable insurer, professional indemnity insurance of at least £10,000,000, cyber liability insurance of at least £10,000,000, public liability insurance of at least £5,000,000 and employer's liability insurance of at least £5,000,000.</w:t>
      </w:r>
    </w:p>
    <w:p>
      <w:pPr>
        <w:numPr>
          <w:ilvl w:val="1"/>
          <w:numId w:val="70"/>
        </w:numPr>
        <w:spacing w:after="120"/>
      </w:pPr>
      <w:r>
        <w:rPr>
          <w:b w:val="0"/>
          <w:i w:val="0"/>
        </w:rPr>
        <w:t>The Supplier shall provide certificates of insurance to the Customer on request, and shall notify the Customer if any policy is cancelled or materially reduced.</w:t>
      </w:r>
    </w:p>
    <w:p>
      <w:pPr>
        <w:numPr>
          <w:ilvl w:val="1"/>
          <w:numId w:val="70"/>
        </w:numPr>
        <w:spacing w:after="120"/>
      </w:pPr>
      <w:r>
        <w:rPr>
          <w:b w:val="0"/>
          <w:i w:val="0"/>
        </w:rPr>
        <w:t>The Supplier's insurance shall respond to claims covered by it in accordance with its terms, but the existence of insurance does not increase or otherwise affect the limitations in Clause 11.</w:t>
      </w:r>
    </w:p>
    <w:p>
      <w:pPr>
        <w:pStyle w:val="Heading1"/>
        <w:numPr>
          <w:ilvl w:val="0"/>
          <w:numId w:val="70"/>
        </w:numPr>
      </w:pPr>
      <w:r>
        <w:rPr>
          <w:b w:val="0"/>
          <w:i w:val="0"/>
        </w:rPr>
        <w:t>Term and termination</w:t>
      </w:r>
    </w:p>
    <w:p>
      <w:pPr>
        <w:numPr>
          <w:ilvl w:val="1"/>
          <w:numId w:val="70"/>
        </w:numPr>
        <w:spacing w:after="120"/>
      </w:pPr>
      <w:r>
        <w:rPr>
          <w:b w:val="0"/>
          <w:i w:val="0"/>
        </w:rPr>
        <w:t>This Agreement begins on the Effective Date and continues for three (3) years, unless terminated earlier in accordance with this Clause 13.</w:t>
      </w:r>
    </w:p>
    <w:p>
      <w:pPr>
        <w:numPr>
          <w:ilvl w:val="1"/>
          <w:numId w:val="70"/>
        </w:numPr>
        <w:spacing w:after="120"/>
      </w:pPr>
      <w:commentRangeStart w:id="111"/>
      <w:r>
        <w:rPr>
          <w:b w:val="0"/>
          <w:i w:val="0"/>
        </w:rPr>
        <w:t xml:space="preserve">At the end of the initial term, this Agreement shall automatically renew for successive periods of twelve (12) months unless either party gives written notice at least </w:t>
      </w:r>
      <w:ins w:id="105" w:author="Rachel Okonjo" w:date="2026-02-06T10:00:00Z">
        <w:r>
          <w:rPr/>
          <w:t xml:space="preserve">one hundred and twenty (120)</w:t>
        </w:r>
      </w:ins>
      <w:r>
        <w:rPr>
          <w:b w:val="0"/>
          <w:i w:val="0"/>
        </w:rPr>
        <w:t xml:space="preserve"> days </w:t>
      </w:r>
      <w:del w:id="106" w:author="Rachel Okonjo" w:date="2026-02-06T10:00:00Z">
        <w:r>
          <w:rPr/>
          <w:delText xml:space="preserve">sixty (60) </w:delText>
        </w:r>
      </w:del>
      <w:r>
        <w:rPr>
          <w:b w:val="0"/>
          <w:i w:val="0"/>
        </w:rPr>
        <w:t>before the end of the then-current term.</w:t>
      </w:r>
      <w:commentRangeEnd w:id="111"/>
      <w:r>
        <w:rPr>
          <w:rStyle w:val="CommentReference"/>
        </w:rPr>
        <w:commentReference w:id="111"/>
      </w:r>
    </w:p>
    <w:p>
      <w:pPr>
        <w:numPr>
          <w:ilvl w:val="1"/>
          <w:numId w:val="70"/>
        </w:numPr>
        <w:spacing w:after="120"/>
      </w:pPr>
      <w:r>
        <w:rPr>
          <w:b w:val="0"/>
          <w:i w:val="0"/>
        </w:rPr>
        <w:t>Either party may terminate this Agreement with immediate effect by written notice if the other party commits a material breach and fails to remedy it within thirty (30) days of written notice.</w:t>
      </w:r>
    </w:p>
    <w:p>
      <w:pPr>
        <w:numPr>
          <w:ilvl w:val="1"/>
          <w:numId w:val="70"/>
        </w:numPr>
        <w:spacing w:after="120"/>
      </w:pPr>
      <w:r>
        <w:rPr>
          <w:b w:val="0"/>
          <w:i w:val="0"/>
        </w:rPr>
        <w:t>Either party may terminate this Agreement with immediate effect by written notice if the other party becomes insolvent, enters administration, has a receiver appointed, or ceases to carry on business.</w:t>
      </w:r>
    </w:p>
    <w:p>
      <w:pPr>
        <w:numPr>
          <w:ilvl w:val="1"/>
          <w:numId w:val="70"/>
        </w:numPr>
        <w:spacing w:after="120"/>
      </w:pPr>
      <w:r>
        <w:rPr>
          <w:b w:val="0"/>
          <w:i w:val="0"/>
        </w:rPr>
        <w:t>The Supplier may suspend the Services if the Customer fails to pay undisputed Fees in accordance with Clause 4, or if suspension is necessary to prevent a security incident or unlawful use.</w:t>
      </w:r>
    </w:p>
    <w:p>
      <w:pPr>
        <w:numPr>
          <w:ilvl w:val="1"/>
          <w:numId w:val="70"/>
        </w:numPr>
        <w:spacing w:after="120"/>
      </w:pPr>
      <w:r>
        <w:rPr>
          <w:b w:val="0"/>
          <w:i w:val="0"/>
        </w:rPr>
        <w:t>Termination of this Agreement does not affect any accrued rights or liabilities of either party, and the provisions that by their nature should survive termination shall survive, including Clauses 6, 7, 8, 10, 11, 14, 17, 18 and 19.</w:t>
      </w:r>
    </w:p>
    <w:p>
      <w:pPr>
        <w:numPr>
          <w:ilvl w:val="1"/>
          <w:numId w:val="70"/>
        </w:numPr>
        <w:spacing w:after="120"/>
      </w:pPr>
      <w:r>
        <w:rPr>
          <w:b w:val="0"/>
          <w:i w:val="0"/>
        </w:rPr>
        <w:t>On termination, the Customer shall pay all Fees accrued to the effective date of termination. The Supplier shall provide the exit assistance described in Schedule 1 for ninety (90) days at its standard rates.</w:t>
      </w:r>
    </w:p>
    <w:p>
      <w:pPr>
        <w:pStyle w:val="Heading1"/>
        <w:numPr>
          <w:ilvl w:val="0"/>
          <w:numId w:val="70"/>
        </w:numPr>
      </w:pPr>
      <w:r>
        <w:rPr>
          <w:b w:val="0"/>
          <w:i w:val="0"/>
        </w:rPr>
        <w:t>Audit and records</w:t>
      </w:r>
    </w:p>
    <w:p>
      <w:pPr>
        <w:numPr>
          <w:ilvl w:val="1"/>
          <w:numId w:val="70"/>
        </w:numPr>
        <w:spacing w:after="120"/>
      </w:pPr>
      <w:r>
        <w:rPr>
          <w:b w:val="0"/>
          <w:i w:val="0"/>
        </w:rPr>
        <w:t>The Supplier shall maintain complete and accurate records of its provision of the Services and its compliance with this Agreement for a period of six (6) years after the end of the year to which the records relate.</w:t>
      </w:r>
    </w:p>
    <w:p>
      <w:pPr>
        <w:numPr>
          <w:ilvl w:val="1"/>
          <w:numId w:val="70"/>
        </w:numPr>
        <w:spacing w:after="120"/>
      </w:pPr>
      <w:r>
        <w:rPr>
          <w:b w:val="0"/>
          <w:i w:val="0"/>
        </w:rPr>
        <w:t xml:space="preserve">The Customer may, on at least </w:t>
      </w:r>
      <w:del w:id="107" w:author="Rachel Okonjo" w:date="2026-02-06T10:00:00Z">
        <w:r>
          <w:rPr/>
          <w:delText xml:space="preserve">thirty (30) days' prior written notice, once in any twelve-month period</w:delText>
        </w:r>
      </w:del>
      <w:ins w:id="108" w:author="Rachel Okonjo" w:date="2026-02-06T10:00:00Z">
        <w:r>
          <w:rPr/>
          <w:t xml:space="preserve">five (5) Business Days' prior written notice and no more than twice in any twelve-month period</w:t>
        </w:r>
      </w:ins>
      <w:r>
        <w:rPr>
          <w:b w:val="0"/>
          <w:i w:val="0"/>
        </w:rPr>
        <w:t>, audit Supplier's compliance with this Agreement, including access to Supplier's personnel, systems and sub-processors.</w:t>
      </w:r>
    </w:p>
    <w:p>
      <w:pPr>
        <w:numPr>
          <w:ilvl w:val="1"/>
          <w:numId w:val="70"/>
        </w:numPr>
        <w:spacing w:after="120"/>
      </w:pPr>
      <w:r>
        <w:rPr>
          <w:b w:val="0"/>
          <w:i w:val="0"/>
        </w:rPr>
        <w:t>The audit shall be conducted during normal business hours, remotely where possible, and shall not interfere with the Supplier's operations or compromise the security or confidentiality of other customers' data.</w:t>
      </w:r>
    </w:p>
    <w:p>
      <w:pPr>
        <w:numPr>
          <w:ilvl w:val="1"/>
          <w:numId w:val="70"/>
        </w:numPr>
        <w:spacing w:after="120"/>
      </w:pPr>
      <w:r>
        <w:rPr>
          <w:b w:val="0"/>
          <w:i w:val="0"/>
        </w:rPr>
        <w:t>The auditor shall be independent, bound by confidentiality obligations at least as protective as Clause 7, and shall not have access to the Supplier's source code or to any other customer's data.</w:t>
      </w:r>
    </w:p>
    <w:p>
      <w:pPr>
        <w:numPr>
          <w:ilvl w:val="1"/>
          <w:numId w:val="70"/>
        </w:numPr>
        <w:spacing w:after="120"/>
      </w:pPr>
      <w:r>
        <w:rPr>
          <w:b w:val="0"/>
          <w:i w:val="0"/>
        </w:rPr>
        <w:t>The Customer shall bear the cost of the audit unless the audit reveals a material discrepancy of more than five per cent (5%) in the Fees or a material breach of Schedule 2.</w:t>
      </w:r>
    </w:p>
    <w:p>
      <w:pPr>
        <w:pStyle w:val="Heading1"/>
        <w:numPr>
          <w:ilvl w:val="0"/>
          <w:numId w:val="70"/>
        </w:numPr>
      </w:pPr>
      <w:r>
        <w:rPr>
          <w:b w:val="0"/>
          <w:i w:val="0"/>
        </w:rPr>
        <w:t>Subcontracting</w:t>
      </w:r>
    </w:p>
    <w:p>
      <w:pPr>
        <w:numPr>
          <w:ilvl w:val="1"/>
          <w:numId w:val="70"/>
        </w:numPr>
        <w:spacing w:after="120"/>
      </w:pPr>
      <w:r>
        <w:rPr>
          <w:b w:val="0"/>
          <w:i w:val="0"/>
        </w:rPr>
        <w:t>The Supplier may subcontract any part of the Services to its Affiliates or to third parties, provided that it remains responsible for the performance of the subcontracted Services and imposes obligations on the subcontractor that are consistent with this Agreement.</w:t>
      </w:r>
    </w:p>
    <w:p>
      <w:pPr>
        <w:numPr>
          <w:ilvl w:val="1"/>
          <w:numId w:val="70"/>
        </w:numPr>
        <w:spacing w:after="120"/>
      </w:pPr>
      <w:r>
        <w:rPr>
          <w:b w:val="0"/>
          <w:i w:val="0"/>
        </w:rPr>
        <w:t>The Supplier shall list its sub-processors in Schedule 4 and shall notify the Customer of any change in accordance with that Schedule.</w:t>
      </w:r>
    </w:p>
    <w:p>
      <w:pPr>
        <w:numPr>
          <w:ilvl w:val="1"/>
          <w:numId w:val="70"/>
        </w:numPr>
        <w:spacing w:after="120"/>
      </w:pPr>
      <w:r>
        <w:rPr>
          <w:b w:val="0"/>
          <w:i w:val="0"/>
        </w:rPr>
        <w:t>The Supplier shall not subcontract the provision of the Platform to a direct competitor of the Customer without the Customer's prior written consent.</w:t>
      </w:r>
    </w:p>
    <w:p>
      <w:pPr>
        <w:numPr>
          <w:ilvl w:val="1"/>
          <w:numId w:val="70"/>
        </w:numPr>
        <w:spacing w:after="120"/>
      </w:pPr>
      <w:r>
        <w:rPr>
          <w:b w:val="0"/>
          <w:i w:val="0"/>
        </w:rPr>
        <w:t>Any subcontracting does not relieve the Supplier of its obligations under this Agreement.</w:t>
      </w:r>
    </w:p>
    <w:p>
      <w:pPr>
        <w:pStyle w:val="Heading1"/>
        <w:numPr>
          <w:ilvl w:val="0"/>
          <w:numId w:val="70"/>
        </w:numPr>
      </w:pPr>
      <w:r>
        <w:rPr>
          <w:b w:val="0"/>
          <w:i w:val="0"/>
        </w:rPr>
        <w:t>Force majeure</w:t>
      </w:r>
    </w:p>
    <w:p>
      <w:pPr>
        <w:numPr>
          <w:ilvl w:val="1"/>
          <w:numId w:val="70"/>
        </w:numPr>
        <w:spacing w:after="120"/>
      </w:pPr>
      <w:r>
        <w:rPr>
          <w:b w:val="0"/>
          <w:i w:val="0"/>
        </w:rPr>
        <w:t>A party is not liable for any failure or delay in performing its obligations under this Agreement to the extent caused by a Force Majeure Event, provided that it notifies the other party promptly and uses reasonable endeavours to mitigate the effect.</w:t>
      </w:r>
    </w:p>
    <w:p>
      <w:pPr>
        <w:numPr>
          <w:ilvl w:val="1"/>
          <w:numId w:val="70"/>
        </w:numPr>
        <w:spacing w:after="120"/>
      </w:pPr>
      <w:r>
        <w:rPr>
          <w:b w:val="0"/>
          <w:i w:val="0"/>
        </w:rPr>
        <w:t>A Force Majeure Event does not excuse the Customer from paying Fees for Services already provided.</w:t>
      </w:r>
    </w:p>
    <w:p>
      <w:pPr>
        <w:numPr>
          <w:ilvl w:val="1"/>
          <w:numId w:val="70"/>
        </w:numPr>
        <w:spacing w:after="120"/>
      </w:pPr>
      <w:r>
        <w:rPr>
          <w:b w:val="0"/>
          <w:i w:val="0"/>
        </w:rPr>
        <w:t>If a Force Majeure Event continues for more than sixty (60) days, either party may terminate the affected Order Form or SOW on written notice without liability, except for Fees accrued to the date of termination.</w:t>
      </w:r>
    </w:p>
    <w:p>
      <w:pPr>
        <w:pStyle w:val="Heading1"/>
        <w:numPr>
          <w:ilvl w:val="0"/>
          <w:numId w:val="70"/>
        </w:numPr>
      </w:pPr>
      <w:r>
        <w:rPr>
          <w:b w:val="0"/>
          <w:i w:val="0"/>
        </w:rPr>
        <w:t>Notices</w:t>
      </w:r>
    </w:p>
    <w:p>
      <w:pPr>
        <w:numPr>
          <w:ilvl w:val="1"/>
          <w:numId w:val="70"/>
        </w:numPr>
        <w:spacing w:after="120"/>
      </w:pPr>
      <w:r>
        <w:rPr>
          <w:b w:val="0"/>
          <w:i w:val="0"/>
        </w:rPr>
        <w:t>Notices under this Agreement must be in writing and delivered by hand or by recorded post to the addresses set out below, with a copy to the recipient's legal department.</w:t>
      </w:r>
    </w:p>
    <w:p>
      <w:pPr>
        <w:numPr>
          <w:ilvl w:val="1"/>
          <w:numId w:val="70"/>
        </w:numPr>
        <w:spacing w:after="120"/>
      </w:pPr>
      <w:r>
        <w:rPr>
          <w:b w:val="0"/>
          <w:i w:val="0"/>
        </w:rPr>
        <w:t>Notices to the Customer shall be sent to Kestrel Assurance Group plc, 1 Waterhouse Quay, Leeds LS1 4BR, for the attention of the General Counsel, with a copy to the Head of Procurement.</w:t>
      </w:r>
    </w:p>
    <w:p>
      <w:pPr>
        <w:numPr>
          <w:ilvl w:val="1"/>
          <w:numId w:val="70"/>
        </w:numPr>
        <w:spacing w:after="120"/>
      </w:pPr>
      <w:r>
        <w:rPr>
          <w:b w:val="0"/>
          <w:i w:val="0"/>
        </w:rPr>
        <w:t>Notices to the Supplier shall be sent to Bramber Software Limited, The Glass Works, 12 Feeder Road, Bristol BS2 0SB, for the attention of the General Counsel.</w:t>
      </w:r>
    </w:p>
    <w:p>
      <w:pPr>
        <w:numPr>
          <w:ilvl w:val="1"/>
          <w:numId w:val="70"/>
        </w:numPr>
        <w:spacing w:after="120"/>
      </w:pPr>
      <w:r>
        <w:rPr>
          <w:b w:val="0"/>
          <w:i w:val="0"/>
        </w:rPr>
        <w:t>A notice is deemed received on delivery, if delivered by hand, or two Business Days after posting, if sent by recorded post.</w:t>
      </w:r>
    </w:p>
    <w:p>
      <w:pPr>
        <w:pStyle w:val="Heading1"/>
        <w:numPr>
          <w:ilvl w:val="0"/>
          <w:numId w:val="70"/>
        </w:numPr>
      </w:pPr>
      <w:r>
        <w:rPr>
          <w:b w:val="0"/>
          <w:i w:val="0"/>
        </w:rPr>
        <w:t>Governing law and disputes</w:t>
      </w:r>
    </w:p>
    <w:p>
      <w:pPr>
        <w:numPr>
          <w:ilvl w:val="1"/>
          <w:numId w:val="70"/>
        </w:numPr>
        <w:spacing w:after="120"/>
      </w:pPr>
      <w:r>
        <w:rPr>
          <w:b w:val="0"/>
          <w:i w:val="0"/>
        </w:rPr>
        <w:t>This Agreement and any dispute arising out of or in connection with it are governed by the laws of England and Wales.</w:t>
      </w:r>
    </w:p>
    <w:p>
      <w:pPr>
        <w:numPr>
          <w:ilvl w:val="1"/>
          <w:numId w:val="70"/>
        </w:numPr>
        <w:spacing w:after="120"/>
      </w:pPr>
      <w:r>
        <w:rPr>
          <w:b w:val="0"/>
          <w:i w:val="0"/>
        </w:rPr>
        <w:t xml:space="preserve">The parties submit to the exclusive jurisdiction of the courts of England and Wales </w:t>
      </w:r>
      <w:ins w:id="109" w:author="Rachel Okonjo" w:date="2026-02-06T10:00:00Z">
        <w:r>
          <w:rPr/>
          <w:t xml:space="preserve">sitting in Leeds</w:t>
        </w:r>
      </w:ins>
      <w:r>
        <w:rPr>
          <w:b w:val="0"/>
          <w:i w:val="0"/>
        </w:rPr>
        <w:t>.</w:t>
      </w:r>
    </w:p>
    <w:p>
      <w:pPr>
        <w:numPr>
          <w:ilvl w:val="1"/>
          <w:numId w:val="70"/>
        </w:numPr>
        <w:spacing w:after="120"/>
      </w:pPr>
      <w:r>
        <w:rPr>
          <w:b w:val="0"/>
          <w:i w:val="0"/>
        </w:rPr>
        <w:t>Before commencing proceedings, the parties shall escalate the dispute to their respective senior representatives, who shall meet within ten (10) Business Days and attempt in good faith to resolve it for a further twenty (20) Business Days.</w:t>
      </w:r>
    </w:p>
    <w:p>
      <w:pPr>
        <w:numPr>
          <w:ilvl w:val="1"/>
          <w:numId w:val="70"/>
        </w:numPr>
        <w:spacing w:after="120"/>
      </w:pPr>
      <w:r>
        <w:rPr>
          <w:b w:val="0"/>
          <w:i w:val="0"/>
        </w:rPr>
        <w:t>Nothing in this Clause prevents either party from applying for injunctive relief or other urgent relief at any time.</w:t>
      </w:r>
    </w:p>
    <w:p>
      <w:pPr>
        <w:pStyle w:val="Heading1"/>
        <w:numPr>
          <w:ilvl w:val="0"/>
          <w:numId w:val="70"/>
        </w:numPr>
      </w:pPr>
      <w:r>
        <w:rPr>
          <w:b w:val="0"/>
          <w:i w:val="0"/>
        </w:rPr>
        <w:t>General</w:t>
      </w:r>
    </w:p>
    <w:p>
      <w:pPr>
        <w:numPr>
          <w:ilvl w:val="1"/>
          <w:numId w:val="70"/>
        </w:numPr>
        <w:spacing w:after="120"/>
      </w:pPr>
      <w:r>
        <w:rPr>
          <w:b w:val="0"/>
          <w:i w:val="0"/>
        </w:rPr>
        <w:t>This Agreement, together with the Order Forms, SOWs and Schedules, constitutes the entire agreement between the parties and supersedes all prior discussions, proposals and representations, except for fraudulent misrepresentation.</w:t>
      </w:r>
    </w:p>
    <w:p>
      <w:pPr>
        <w:numPr>
          <w:ilvl w:val="1"/>
          <w:numId w:val="70"/>
        </w:numPr>
        <w:spacing w:after="120"/>
      </w:pPr>
      <w:r>
        <w:rPr>
          <w:b w:val="0"/>
          <w:i w:val="0"/>
        </w:rPr>
        <w:t>No variation of this Agreement is effective unless made in writing and signed by authorised representatives of both parties.</w:t>
      </w:r>
    </w:p>
    <w:p>
      <w:pPr>
        <w:numPr>
          <w:ilvl w:val="1"/>
          <w:numId w:val="70"/>
        </w:numPr>
        <w:spacing w:after="120"/>
      </w:pPr>
      <w:r>
        <w:rPr>
          <w:b w:val="0"/>
          <w:i w:val="0"/>
        </w:rPr>
        <w:t>Neither party may assign this Agreement without the other's prior written consent, except to an Affiliate or to a successor in a merger or sale of substantially all of its assets, provided that the assignee assumes the assigning party's obligations in writing.</w:t>
      </w:r>
    </w:p>
    <w:p>
      <w:pPr>
        <w:numPr>
          <w:ilvl w:val="1"/>
          <w:numId w:val="70"/>
        </w:numPr>
        <w:spacing w:after="120"/>
      </w:pPr>
      <w:r>
        <w:rPr>
          <w:b w:val="0"/>
          <w:i w:val="0"/>
        </w:rPr>
        <w:t>No failure or delay in exercising a right operates as a waiver of that right, and no single exercise prevents any further exercise.</w:t>
      </w:r>
    </w:p>
    <w:p>
      <w:pPr>
        <w:numPr>
          <w:ilvl w:val="1"/>
          <w:numId w:val="70"/>
        </w:numPr>
        <w:spacing w:after="120"/>
      </w:pPr>
      <w:r>
        <w:rPr>
          <w:b w:val="0"/>
          <w:i w:val="0"/>
        </w:rPr>
        <w:t>If any provision of this Agreement is found to be invalid or unenforceable, the remaining provisions shall continue in full force and effect, and the parties shall negotiate a valid replacement that achieves the original commercial intent.</w:t>
      </w:r>
    </w:p>
    <w:p>
      <w:pPr>
        <w:numPr>
          <w:ilvl w:val="1"/>
          <w:numId w:val="70"/>
        </w:numPr>
        <w:spacing w:after="120"/>
      </w:pPr>
      <w:r>
        <w:rPr>
          <w:b w:val="0"/>
          <w:i w:val="0"/>
        </w:rPr>
        <w:t>A person who is not a party to this Agreement has no right under the Contracts (Rights of Third Parties) Act 1999 to enforce any provision of it.</w:t>
      </w:r>
    </w:p>
    <w:p>
      <w:pPr>
        <w:numPr>
          <w:ilvl w:val="1"/>
          <w:numId w:val="70"/>
        </w:numPr>
        <w:spacing w:after="120"/>
      </w:pPr>
      <w:commentRangeStart w:id="112"/>
      <w:r>
        <w:rPr>
          <w:b w:val="0"/>
          <w:i w:val="0"/>
        </w:rPr>
        <w:t>Neither party shall use the other's name, logo or trademarks in any press release, advertisement, case study or public communication without the other's prior written consent, except that the Supplier may include the Customer's name in a confidential list of reference customers provided to prospective customers under a written confidentiality obligation.</w:t>
      </w:r>
      <w:commentRangeEnd w:id="112"/>
      <w:r>
        <w:rPr>
          <w:rStyle w:val="CommentReference"/>
        </w:rPr>
        <w:commentReference w:id="112"/>
      </w:r>
    </w:p>
    <w:p>
      <w:pPr>
        <w:numPr>
          <w:ilvl w:val="1"/>
          <w:numId w:val="70"/>
        </w:numPr>
        <w:spacing w:after="120"/>
      </w:pPr>
      <w:r>
        <w:rPr>
          <w:b w:val="0"/>
          <w:i w:val="0"/>
        </w:rPr>
        <w:t>Each party shall comply with all applicable anti-bribery, anti-money laundering and sanctions laws, and shall not offer or accept any bribe or improper payment in connection with this Agreement.</w:t>
      </w:r>
    </w:p>
    <w:p>
      <w:pPr>
        <w:numPr>
          <w:ilvl w:val="1"/>
          <w:numId w:val="70"/>
        </w:numPr>
        <w:spacing w:after="120"/>
      </w:pPr>
      <w:r>
        <w:rPr>
          <w:b w:val="0"/>
          <w:i w:val="0"/>
        </w:rPr>
        <w:t>The parties shall comply with all applicable export control and sanctions laws in relation to the Services and Customer Data.</w:t>
      </w:r>
    </w:p>
    <w:p>
      <w:pPr>
        <w:numPr>
          <w:ilvl w:val="1"/>
          <w:numId w:val="70"/>
        </w:numPr>
        <w:spacing w:after="120"/>
      </w:pPr>
      <w:r>
        <w:rPr>
          <w:b w:val="0"/>
          <w:i w:val="0"/>
        </w:rPr>
        <w:t>This Agreement may be executed in counterparts, each of which is an original and all of which together constitute one instrument.</w:t>
      </w:r>
    </w:p>
    <w:p>
      <w:pPr>
        <w:numPr>
          <w:ilvl w:val="1"/>
          <w:numId w:val="70"/>
        </w:numPr>
        <w:spacing w:after="120"/>
      </w:pPr>
      <w:r>
        <w:rPr>
          <w:b w:val="0"/>
          <w:i w:val="0"/>
        </w:rPr>
        <w:t>The headings in this Agreement are for convenience only and do not affect its interpretation.</w:t>
      </w:r>
    </w:p>
    <w:p>
      <w:pPr>
        <w:spacing w:after="0"/>
      </w:pPr>
      <w:r>
        <w:br w:type="page"/>
      </w:r>
    </w:p>
    <w:p>
      <w:pPr>
        <w:pStyle w:val="Heading1"/>
      </w:pPr>
      <w:r>
        <w:t>Schedule 1 — Services and Support</w:t>
      </w:r>
    </w:p>
    <w:p>
      <w:r>
        <w:rPr>
          <w:b w:val="0"/>
          <w:i w:val="0"/>
        </w:rPr>
        <w:t>This Schedule describes the Services, the Support and the exit assistance available to the Customer.</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3137"/>
        <w:gridCol w:w="3137"/>
        <w:gridCol w:w="3137"/>
      </w:tblGrid>
      <w:tr>
        <w:trPr>
          <w:tblHeader w:val="true"/>
        </w:trPr>
        <w:tc>
          <w:tcPr>
            <w:tcW w:type="dxa" w:w="2381"/>
            <w:shd w:val="clear" w:color="auto" w:fill="1F3864"/>
          </w:tcPr>
          <w:p>
            <w:pPr>
              <w:spacing w:after="0" w:line="240" w:lineRule="auto"/>
            </w:pPr>
            <w:r>
              <w:rPr>
                <w:b/>
                <w:color w:val="FFFFFF"/>
                <w:sz w:val="17"/>
              </w:rPr>
              <w:t>Component</w:t>
            </w:r>
          </w:p>
        </w:tc>
        <w:tc>
          <w:tcPr>
            <w:tcW w:type="dxa" w:w="5102"/>
            <w:shd w:val="clear" w:color="auto" w:fill="1F3864"/>
          </w:tcPr>
          <w:p>
            <w:pPr>
              <w:spacing w:after="0" w:line="240" w:lineRule="auto"/>
            </w:pPr>
            <w:r>
              <w:rPr>
                <w:b/>
                <w:color w:val="FFFFFF"/>
                <w:sz w:val="17"/>
              </w:rPr>
              <w:t>Description</w:t>
            </w:r>
          </w:p>
        </w:tc>
        <w:tc>
          <w:tcPr>
            <w:tcW w:type="dxa" w:w="1928"/>
            <w:shd w:val="clear" w:color="auto" w:fill="1F3864"/>
          </w:tcPr>
          <w:p>
            <w:pPr>
              <w:spacing w:after="0" w:line="240" w:lineRule="auto"/>
            </w:pPr>
            <w:r>
              <w:rPr>
                <w:b/>
                <w:color w:val="FFFFFF"/>
                <w:sz w:val="17"/>
              </w:rPr>
              <w:t>Support hours</w:t>
            </w:r>
          </w:p>
        </w:tc>
      </w:tr>
      <w:tr>
        <w:trPr>
          <w:cantSplit/>
        </w:trPr>
        <w:tc>
          <w:tcPr>
            <w:tcW w:type="dxa" w:w="2381"/>
          </w:tcPr>
          <w:p>
            <w:pPr>
              <w:spacing w:after="40" w:line="240" w:lineRule="auto"/>
            </w:pPr>
            <w:r>
              <w:rPr>
                <w:b w:val="0"/>
                <w:i w:val="0"/>
                <w:sz w:val="17"/>
              </w:rPr>
              <w:t>Platform subscription</w:t>
            </w:r>
          </w:p>
        </w:tc>
        <w:tc>
          <w:tcPr>
            <w:tcW w:type="dxa" w:w="5102"/>
          </w:tcPr>
          <w:p>
            <w:pPr>
              <w:spacing w:after="40" w:line="240" w:lineRule="auto"/>
            </w:pPr>
            <w:r>
              <w:rPr>
                <w:b w:val="0"/>
                <w:i w:val="0"/>
                <w:sz w:val="17"/>
              </w:rPr>
              <w:t>Access to Bramber Flow Enterprise for up to 450 Authorised Users, including the claims triage, case management and reporting modules.</w:t>
            </w:r>
          </w:p>
        </w:tc>
        <w:tc>
          <w:tcPr>
            <w:tcW w:type="dxa" w:w="1928"/>
          </w:tcPr>
          <w:p>
            <w:pPr>
              <w:spacing w:after="40" w:line="240" w:lineRule="auto"/>
            </w:pPr>
            <w:r>
              <w:rPr>
                <w:b w:val="0"/>
                <w:i w:val="0"/>
                <w:sz w:val="17"/>
              </w:rPr>
              <w:t>24x7 for Priority 1 incidents</w:t>
            </w:r>
          </w:p>
        </w:tc>
      </w:tr>
      <w:tr>
        <w:trPr>
          <w:cantSplit/>
        </w:trPr>
        <w:tc>
          <w:tcPr>
            <w:tcW w:type="dxa" w:w="2381"/>
          </w:tcPr>
          <w:p>
            <w:pPr>
              <w:spacing w:after="40" w:line="240" w:lineRule="auto"/>
            </w:pPr>
            <w:r>
              <w:rPr>
                <w:b w:val="0"/>
                <w:i w:val="0"/>
                <w:sz w:val="17"/>
              </w:rPr>
              <w:t>Premium Support</w:t>
            </w:r>
          </w:p>
        </w:tc>
        <w:tc>
          <w:tcPr>
            <w:tcW w:type="dxa" w:w="5102"/>
          </w:tcPr>
          <w:p>
            <w:pPr>
              <w:spacing w:after="40" w:line="240" w:lineRule="auto"/>
            </w:pPr>
            <w:r>
              <w:rPr>
                <w:b w:val="0"/>
                <w:i w:val="0"/>
                <w:sz w:val="17"/>
              </w:rPr>
              <w:t>Named support team, service desk, quarterly service reviews and release notes. Priority 1 response within 30 minutes; Priority 2 within 4 hours; Priority 3 within 1 Business Day.</w:t>
            </w:r>
          </w:p>
        </w:tc>
        <w:tc>
          <w:tcPr>
            <w:tcW w:type="dxa" w:w="1928"/>
          </w:tcPr>
          <w:p>
            <w:pPr>
              <w:spacing w:after="40" w:line="240" w:lineRule="auto"/>
            </w:pPr>
            <w:r>
              <w:rPr>
                <w:b w:val="0"/>
                <w:i w:val="0"/>
                <w:sz w:val="17"/>
              </w:rPr>
              <w:t>24x7 for Priority 1; 08:00–18:00 UK time for Priority 2 and 3</w:t>
            </w:r>
          </w:p>
        </w:tc>
      </w:tr>
      <w:tr>
        <w:trPr>
          <w:cantSplit/>
        </w:trPr>
        <w:tc>
          <w:tcPr>
            <w:tcW w:type="dxa" w:w="2381"/>
          </w:tcPr>
          <w:p>
            <w:pPr>
              <w:spacing w:after="40" w:line="240" w:lineRule="auto"/>
            </w:pPr>
            <w:r>
              <w:rPr>
                <w:b w:val="0"/>
                <w:i w:val="0"/>
                <w:sz w:val="17"/>
              </w:rPr>
              <w:t>Implementation</w:t>
            </w:r>
          </w:p>
        </w:tc>
        <w:tc>
          <w:tcPr>
            <w:tcW w:type="dxa" w:w="5102"/>
          </w:tcPr>
          <w:p>
            <w:pPr>
              <w:spacing w:after="40" w:line="240" w:lineRule="auto"/>
            </w:pPr>
            <w:r>
              <w:rPr>
                <w:b w:val="0"/>
                <w:i w:val="0"/>
                <w:sz w:val="17"/>
              </w:rPr>
              <w:t>Discovery, configuration, data migration, integration and testing as described in SOW No. 1.</w:t>
            </w:r>
          </w:p>
        </w:tc>
        <w:tc>
          <w:tcPr>
            <w:tcW w:type="dxa" w:w="1928"/>
          </w:tcPr>
          <w:p>
            <w:pPr>
              <w:spacing w:after="40" w:line="240" w:lineRule="auto"/>
            </w:pPr>
            <w:r>
              <w:rPr>
                <w:b w:val="0"/>
                <w:i w:val="0"/>
                <w:sz w:val="17"/>
              </w:rPr>
              <w:t>Project hours, Monday to Friday</w:t>
            </w:r>
          </w:p>
        </w:tc>
      </w:tr>
      <w:tr>
        <w:trPr>
          <w:cantSplit/>
        </w:trPr>
        <w:tc>
          <w:tcPr>
            <w:tcW w:type="dxa" w:w="2381"/>
          </w:tcPr>
          <w:p>
            <w:pPr>
              <w:spacing w:after="40" w:line="240" w:lineRule="auto"/>
            </w:pPr>
            <w:r>
              <w:rPr>
                <w:b w:val="0"/>
                <w:i w:val="0"/>
                <w:sz w:val="17"/>
              </w:rPr>
              <w:t>Exit assistance</w:t>
            </w:r>
          </w:p>
        </w:tc>
        <w:tc>
          <w:tcPr>
            <w:tcW w:type="dxa" w:w="5102"/>
          </w:tcPr>
          <w:p>
            <w:pPr>
              <w:spacing w:after="40" w:line="240" w:lineRule="auto"/>
            </w:pPr>
            <w:r>
              <w:rPr>
                <w:b w:val="0"/>
                <w:i w:val="0"/>
                <w:sz w:val="17"/>
              </w:rPr>
              <w:t>Export of Customer Data in CSV or JSON, transition support and deletion certification for up to 90 days after termination.</w:t>
            </w:r>
          </w:p>
        </w:tc>
        <w:tc>
          <w:tcPr>
            <w:tcW w:type="dxa" w:w="1928"/>
          </w:tcPr>
          <w:p>
            <w:pPr>
              <w:spacing w:after="40" w:line="240" w:lineRule="auto"/>
            </w:pPr>
            <w:r>
              <w:rPr>
                <w:b w:val="0"/>
                <w:i w:val="0"/>
                <w:sz w:val="17"/>
              </w:rPr>
              <w:t>Business hours</w:t>
            </w:r>
          </w:p>
        </w:tc>
      </w:tr>
    </w:tbl>
    <w:p>
      <w:pPr>
        <w:spacing w:after="40"/>
      </w:pPr>
    </w:p>
    <w:p>
      <w:pPr>
        <w:pStyle w:val="Heading2"/>
      </w:pPr>
      <w:r>
        <w:t>Support priorities</w:t>
      </w:r>
    </w:p>
    <w:p>
      <w:r>
        <w:rPr>
          <w:b w:val="0"/>
          <w:i w:val="0"/>
        </w:rPr>
        <w:t>A Priority 1 incident is a complete loss of the production Platform or a security incident affecting Customer Data. A Priority 2 incident is a material impairment of a core function with no workaround. A Priority 3 incident is a minor defect or a question about the Documentation.</w:t>
      </w:r>
    </w:p>
    <w:p>
      <w:pPr>
        <w:spacing w:after="0"/>
      </w:pPr>
      <w:r>
        <w:br w:type="page"/>
      </w:r>
    </w:p>
    <w:p>
      <w:pPr>
        <w:pStyle w:val="Heading1"/>
      </w:pPr>
      <w:r>
        <w:t>Schedule 2 — Security Requirements</w:t>
      </w:r>
    </w:p>
    <w:p>
      <w:r>
        <w:rPr>
          <w:b w:val="0"/>
          <w:i w:val="0"/>
        </w:rPr>
        <w:t>The Supplier shall maintain the following controls throughout the Subscription Term and shall provide evidence of them on request.</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4706"/>
        <w:gridCol w:w="4706"/>
      </w:tblGrid>
      <w:tr>
        <w:trPr>
          <w:tblHeader w:val="true"/>
        </w:trPr>
        <w:tc>
          <w:tcPr>
            <w:tcW w:type="dxa" w:w="2494"/>
            <w:shd w:val="clear" w:color="auto" w:fill="1F3864"/>
          </w:tcPr>
          <w:p>
            <w:pPr>
              <w:spacing w:after="0" w:line="240" w:lineRule="auto"/>
            </w:pPr>
            <w:r>
              <w:rPr>
                <w:b/>
                <w:color w:val="FFFFFF"/>
                <w:sz w:val="17"/>
              </w:rPr>
              <w:t>Control area</w:t>
            </w:r>
          </w:p>
        </w:tc>
        <w:tc>
          <w:tcPr>
            <w:tcW w:type="dxa" w:w="6917"/>
            <w:shd w:val="clear" w:color="auto" w:fill="1F3864"/>
          </w:tcPr>
          <w:p>
            <w:pPr>
              <w:spacing w:after="0" w:line="240" w:lineRule="auto"/>
            </w:pPr>
            <w:r>
              <w:rPr>
                <w:b/>
                <w:color w:val="FFFFFF"/>
                <w:sz w:val="17"/>
              </w:rPr>
              <w:t>Requirement</w:t>
            </w:r>
          </w:p>
        </w:tc>
      </w:tr>
      <w:tr>
        <w:trPr>
          <w:cantSplit/>
        </w:trPr>
        <w:tc>
          <w:tcPr>
            <w:tcW w:type="dxa" w:w="2494"/>
          </w:tcPr>
          <w:p>
            <w:pPr>
              <w:spacing w:after="40" w:line="240" w:lineRule="auto"/>
            </w:pPr>
            <w:r>
              <w:rPr>
                <w:b w:val="0"/>
                <w:i w:val="0"/>
                <w:sz w:val="17"/>
              </w:rPr>
              <w:t>Access control</w:t>
            </w:r>
          </w:p>
        </w:tc>
        <w:tc>
          <w:tcPr>
            <w:tcW w:type="dxa" w:w="6917"/>
          </w:tcPr>
          <w:p>
            <w:pPr>
              <w:spacing w:after="40" w:line="240" w:lineRule="auto"/>
            </w:pPr>
            <w:r>
              <w:rPr>
                <w:b w:val="0"/>
                <w:i w:val="0"/>
                <w:sz w:val="17"/>
              </w:rPr>
              <w:t>Role-based access, least privilege, unique user identifiers, multi-factor authentication for administrative access, and quarterly access reviews.</w:t>
            </w:r>
          </w:p>
        </w:tc>
      </w:tr>
      <w:tr>
        <w:trPr>
          <w:cantSplit/>
        </w:trPr>
        <w:tc>
          <w:tcPr>
            <w:tcW w:type="dxa" w:w="2494"/>
          </w:tcPr>
          <w:p>
            <w:pPr>
              <w:spacing w:after="40" w:line="240" w:lineRule="auto"/>
            </w:pPr>
            <w:r>
              <w:rPr>
                <w:b w:val="0"/>
                <w:i w:val="0"/>
                <w:sz w:val="17"/>
              </w:rPr>
              <w:t>Encryption</w:t>
            </w:r>
          </w:p>
        </w:tc>
        <w:tc>
          <w:tcPr>
            <w:tcW w:type="dxa" w:w="6917"/>
          </w:tcPr>
          <w:p>
            <w:pPr>
              <w:spacing w:after="40" w:line="240" w:lineRule="auto"/>
            </w:pPr>
            <w:r>
              <w:rPr>
                <w:b w:val="0"/>
                <w:i w:val="0"/>
                <w:sz w:val="17"/>
              </w:rPr>
              <w:t>TLS 1.2 or higher in transit and AES-256 encryption at rest for Customer Data.</w:t>
            </w:r>
          </w:p>
        </w:tc>
      </w:tr>
      <w:tr>
        <w:trPr>
          <w:cantSplit/>
        </w:trPr>
        <w:tc>
          <w:tcPr>
            <w:tcW w:type="dxa" w:w="2494"/>
          </w:tcPr>
          <w:p>
            <w:pPr>
              <w:spacing w:after="40" w:line="240" w:lineRule="auto"/>
            </w:pPr>
            <w:r>
              <w:rPr>
                <w:b w:val="0"/>
                <w:i w:val="0"/>
                <w:sz w:val="17"/>
              </w:rPr>
              <w:t>Logging and monitoring</w:t>
            </w:r>
          </w:p>
        </w:tc>
        <w:tc>
          <w:tcPr>
            <w:tcW w:type="dxa" w:w="6917"/>
          </w:tcPr>
          <w:p>
            <w:pPr>
              <w:spacing w:after="40" w:line="240" w:lineRule="auto"/>
            </w:pPr>
            <w:r>
              <w:rPr>
                <w:b w:val="0"/>
                <w:i w:val="0"/>
                <w:sz w:val="17"/>
              </w:rPr>
              <w:t>Centralised security logging, retention for at least 12 months, and alerting for anomalous access.</w:t>
            </w:r>
          </w:p>
        </w:tc>
      </w:tr>
      <w:tr>
        <w:trPr>
          <w:cantSplit/>
        </w:trPr>
        <w:tc>
          <w:tcPr>
            <w:tcW w:type="dxa" w:w="2494"/>
          </w:tcPr>
          <w:p>
            <w:pPr>
              <w:spacing w:after="40" w:line="240" w:lineRule="auto"/>
            </w:pPr>
            <w:r>
              <w:rPr>
                <w:b w:val="0"/>
                <w:i w:val="0"/>
                <w:sz w:val="17"/>
              </w:rPr>
              <w:t>Vulnerability management</w:t>
            </w:r>
          </w:p>
        </w:tc>
        <w:tc>
          <w:tcPr>
            <w:tcW w:type="dxa" w:w="6917"/>
          </w:tcPr>
          <w:p>
            <w:pPr>
              <w:spacing w:after="40" w:line="240" w:lineRule="auto"/>
            </w:pPr>
            <w:r>
              <w:rPr>
                <w:b w:val="0"/>
                <w:i w:val="0"/>
                <w:sz w:val="17"/>
              </w:rPr>
              <w:t>Authenticated vulnerability scanning at least monthly and remediation of critical findings within 15 days.</w:t>
            </w:r>
          </w:p>
        </w:tc>
      </w:tr>
      <w:tr>
        <w:trPr>
          <w:cantSplit/>
        </w:trPr>
        <w:tc>
          <w:tcPr>
            <w:tcW w:type="dxa" w:w="2494"/>
          </w:tcPr>
          <w:p>
            <w:pPr>
              <w:spacing w:after="40" w:line="240" w:lineRule="auto"/>
            </w:pPr>
            <w:r>
              <w:rPr>
                <w:b w:val="0"/>
                <w:i w:val="0"/>
                <w:sz w:val="17"/>
              </w:rPr>
              <w:t>Secure development</w:t>
            </w:r>
          </w:p>
        </w:tc>
        <w:tc>
          <w:tcPr>
            <w:tcW w:type="dxa" w:w="6917"/>
          </w:tcPr>
          <w:p>
            <w:pPr>
              <w:spacing w:after="40" w:line="240" w:lineRule="auto"/>
            </w:pPr>
            <w:r>
              <w:rPr>
                <w:b w:val="0"/>
                <w:i w:val="0"/>
                <w:sz w:val="17"/>
              </w:rPr>
              <w:t>Secure coding standards, code review, dependency scanning and annual security training for engineering staff.</w:t>
            </w:r>
          </w:p>
        </w:tc>
      </w:tr>
      <w:tr>
        <w:trPr>
          <w:cantSplit/>
        </w:trPr>
        <w:tc>
          <w:tcPr>
            <w:tcW w:type="dxa" w:w="2494"/>
          </w:tcPr>
          <w:p>
            <w:pPr>
              <w:spacing w:after="40" w:line="240" w:lineRule="auto"/>
            </w:pPr>
            <w:r>
              <w:rPr>
                <w:b w:val="0"/>
                <w:i w:val="0"/>
                <w:sz w:val="17"/>
              </w:rPr>
              <w:t>Business continuity</w:t>
            </w:r>
          </w:p>
        </w:tc>
        <w:tc>
          <w:tcPr>
            <w:tcW w:type="dxa" w:w="6917"/>
          </w:tcPr>
          <w:p>
            <w:pPr>
              <w:spacing w:after="40" w:line="240" w:lineRule="auto"/>
            </w:pPr>
            <w:r>
              <w:rPr>
                <w:b w:val="0"/>
                <w:i w:val="0"/>
                <w:sz w:val="17"/>
              </w:rPr>
              <w:t>A documented business continuity and disaster recovery plan, tested at least annually, with a recovery time objective of 4 hours for the production Platform.</w:t>
            </w:r>
          </w:p>
        </w:tc>
      </w:tr>
      <w:tr>
        <w:trPr>
          <w:cantSplit/>
        </w:trPr>
        <w:tc>
          <w:tcPr>
            <w:tcW w:type="dxa" w:w="2494"/>
          </w:tcPr>
          <w:p>
            <w:pPr>
              <w:spacing w:after="40" w:line="240" w:lineRule="auto"/>
            </w:pPr>
            <w:r>
              <w:rPr>
                <w:b w:val="0"/>
                <w:i w:val="0"/>
                <w:sz w:val="17"/>
              </w:rPr>
              <w:t>Incident response</w:t>
            </w:r>
          </w:p>
        </w:tc>
        <w:tc>
          <w:tcPr>
            <w:tcW w:type="dxa" w:w="6917"/>
          </w:tcPr>
          <w:p>
            <w:pPr>
              <w:spacing w:after="40" w:line="240" w:lineRule="auto"/>
            </w:pPr>
            <w:r>
              <w:rPr>
                <w:b w:val="0"/>
                <w:i w:val="0"/>
                <w:sz w:val="17"/>
              </w:rPr>
              <w:t>A documented incident response plan, tested at least annually, with notification to the Customer within 24 hours of a personal data breach.</w:t>
            </w:r>
          </w:p>
        </w:tc>
      </w:tr>
      <w:tr>
        <w:trPr>
          <w:cantSplit/>
        </w:trPr>
        <w:tc>
          <w:tcPr>
            <w:tcW w:type="dxa" w:w="2494"/>
          </w:tcPr>
          <w:p>
            <w:pPr>
              <w:spacing w:after="40" w:line="240" w:lineRule="auto"/>
            </w:pPr>
            <w:r>
              <w:rPr>
                <w:b w:val="0"/>
                <w:i w:val="0"/>
                <w:sz w:val="17"/>
              </w:rPr>
              <w:t>Personnel security</w:t>
            </w:r>
          </w:p>
        </w:tc>
        <w:tc>
          <w:tcPr>
            <w:tcW w:type="dxa" w:w="6917"/>
          </w:tcPr>
          <w:p>
            <w:pPr>
              <w:spacing w:after="40" w:line="240" w:lineRule="auto"/>
            </w:pPr>
            <w:r>
              <w:rPr>
                <w:b w:val="0"/>
                <w:i w:val="0"/>
                <w:sz w:val="17"/>
              </w:rPr>
              <w:t>Background checks for staff with access to Customer Data, confidentiality undertakings and annual privacy training.</w:t>
            </w:r>
          </w:p>
        </w:tc>
      </w:tr>
      <w:tr>
        <w:trPr>
          <w:cantSplit/>
        </w:trPr>
        <w:tc>
          <w:tcPr>
            <w:tcW w:type="dxa" w:w="2494"/>
          </w:tcPr>
          <w:p>
            <w:pPr>
              <w:spacing w:after="40" w:line="240" w:lineRule="auto"/>
            </w:pPr>
            <w:r>
              <w:rPr>
                <w:b w:val="0"/>
                <w:i w:val="0"/>
                <w:sz w:val="17"/>
              </w:rPr>
              <w:t>Physical security</w:t>
            </w:r>
          </w:p>
        </w:tc>
        <w:tc>
          <w:tcPr>
            <w:tcW w:type="dxa" w:w="6917"/>
          </w:tcPr>
          <w:p>
            <w:pPr>
              <w:spacing w:after="40" w:line="240" w:lineRule="auto"/>
            </w:pPr>
            <w:r>
              <w:rPr>
                <w:b w:val="0"/>
                <w:i w:val="0"/>
                <w:sz w:val="17"/>
              </w:rPr>
              <w:t>Certified data centre facilities with access controls, environmental monitoring and visitor logging.</w:t>
            </w:r>
          </w:p>
        </w:tc>
      </w:tr>
      <w:tr>
        <w:trPr>
          <w:cantSplit/>
        </w:trPr>
        <w:tc>
          <w:tcPr>
            <w:tcW w:type="dxa" w:w="2494"/>
          </w:tcPr>
          <w:p>
            <w:pPr>
              <w:spacing w:after="40" w:line="240" w:lineRule="auto"/>
            </w:pPr>
            <w:r>
              <w:rPr>
                <w:b w:val="0"/>
                <w:i w:val="0"/>
                <w:sz w:val="17"/>
              </w:rPr>
              <w:t>Supplier management</w:t>
            </w:r>
          </w:p>
        </w:tc>
        <w:tc>
          <w:tcPr>
            <w:tcW w:type="dxa" w:w="6917"/>
          </w:tcPr>
          <w:p>
            <w:pPr>
              <w:spacing w:after="40" w:line="240" w:lineRule="auto"/>
            </w:pPr>
            <w:r>
              <w:rPr>
                <w:b w:val="0"/>
                <w:i w:val="0"/>
                <w:sz w:val="17"/>
              </w:rPr>
              <w:t>Security due diligence and contractual flow-down for sub-processors with access to Customer Data.</w:t>
            </w:r>
          </w:p>
        </w:tc>
      </w:tr>
      <w:tr>
        <w:trPr>
          <w:cantSplit/>
        </w:trPr>
        <w:tc>
          <w:tcPr>
            <w:tcW w:type="dxa" w:w="2494"/>
          </w:tcPr>
          <w:p>
            <w:pPr>
              <w:spacing w:after="40" w:line="240" w:lineRule="auto"/>
            </w:pPr>
            <w:r>
              <w:rPr>
                <w:b w:val="0"/>
                <w:i w:val="0"/>
                <w:sz w:val="17"/>
              </w:rPr>
              <w:t>Certification</w:t>
            </w:r>
          </w:p>
        </w:tc>
        <w:tc>
          <w:tcPr>
            <w:tcW w:type="dxa" w:w="6917"/>
          </w:tcPr>
          <w:p>
            <w:pPr>
              <w:spacing w:after="40" w:line="240" w:lineRule="auto"/>
            </w:pPr>
            <w:r>
              <w:rPr>
                <w:b w:val="0"/>
                <w:i w:val="0"/>
                <w:sz w:val="17"/>
              </w:rPr>
              <w:t>ISO/IEC 27001 certification and a SOC 2 Type II report, renewed annually.</w:t>
            </w:r>
          </w:p>
        </w:tc>
      </w:tr>
      <w:tr>
        <w:trPr>
          <w:cantSplit/>
        </w:trPr>
        <w:tc>
          <w:tcPr>
            <w:tcW w:type="dxa" w:w="2494"/>
          </w:tcPr>
          <w:p>
            <w:pPr>
              <w:spacing w:after="40" w:line="240" w:lineRule="auto"/>
            </w:pPr>
            <w:r>
              <w:rPr>
                <w:b w:val="0"/>
                <w:i w:val="0"/>
                <w:sz w:val="17"/>
              </w:rPr>
              <w:t>Asset management</w:t>
            </w:r>
          </w:p>
        </w:tc>
        <w:tc>
          <w:tcPr>
            <w:tcW w:type="dxa" w:w="6917"/>
          </w:tcPr>
          <w:p>
            <w:pPr>
              <w:spacing w:after="40" w:line="240" w:lineRule="auto"/>
            </w:pPr>
            <w:r>
              <w:rPr>
                <w:b w:val="0"/>
                <w:i w:val="0"/>
                <w:sz w:val="17"/>
              </w:rPr>
              <w:t>Inventory of systems and data assets, with ownership and classification assigned.</w:t>
            </w:r>
          </w:p>
        </w:tc>
      </w:tr>
    </w:tbl>
    <w:p>
      <w:pPr>
        <w:spacing w:after="40"/>
      </w:pPr>
    </w:p>
    <w:p>
      <w:pPr>
        <w:spacing w:after="0"/>
      </w:pPr>
      <w:r>
        <w:br w:type="page"/>
      </w:r>
    </w:p>
    <w:p>
      <w:pPr>
        <w:pStyle w:val="Heading1"/>
      </w:pPr>
      <w:r>
        <w:t>Schedule 3 — Service Levels</w:t>
      </w:r>
    </w:p>
    <w:p>
      <w:r>
        <w:rPr>
          <w:b w:val="0"/>
          <w:i w:val="0"/>
        </w:rPr>
        <w:t>This Schedule sets out the availability commitment, the measurement method and the service credits available to the Customer.</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2353"/>
        <w:gridCol w:w="2353"/>
        <w:gridCol w:w="2353"/>
        <w:gridCol w:w="2353"/>
      </w:tblGrid>
      <w:tr>
        <w:trPr>
          <w:tblHeader w:val="true"/>
        </w:trPr>
        <w:tc>
          <w:tcPr>
            <w:tcW w:type="dxa" w:w="1701"/>
            <w:shd w:val="clear" w:color="auto" w:fill="1F3864"/>
          </w:tcPr>
          <w:p>
            <w:pPr>
              <w:spacing w:after="0" w:line="240" w:lineRule="auto"/>
            </w:pPr>
            <w:r>
              <w:rPr>
                <w:b/>
                <w:color w:val="FFFFFF"/>
                <w:sz w:val="16"/>
              </w:rPr>
              <w:t>Metric</w:t>
            </w:r>
          </w:p>
        </w:tc>
        <w:tc>
          <w:tcPr>
            <w:tcW w:type="dxa" w:w="1701"/>
            <w:shd w:val="clear" w:color="auto" w:fill="1F3864"/>
          </w:tcPr>
          <w:p>
            <w:pPr>
              <w:spacing w:after="0" w:line="240" w:lineRule="auto"/>
            </w:pPr>
            <w:r>
              <w:rPr>
                <w:b/>
                <w:color w:val="FFFFFF"/>
                <w:sz w:val="16"/>
              </w:rPr>
              <w:t>Commitment</w:t>
            </w:r>
          </w:p>
        </w:tc>
        <w:tc>
          <w:tcPr>
            <w:tcW w:type="dxa" w:w="3402"/>
            <w:shd w:val="clear" w:color="auto" w:fill="1F3864"/>
          </w:tcPr>
          <w:p>
            <w:pPr>
              <w:spacing w:after="0" w:line="240" w:lineRule="auto"/>
            </w:pPr>
            <w:r>
              <w:rPr>
                <w:b/>
                <w:color w:val="FFFFFF"/>
                <w:sz w:val="16"/>
              </w:rPr>
              <w:t>Measurement</w:t>
            </w:r>
          </w:p>
        </w:tc>
        <w:tc>
          <w:tcPr>
            <w:tcW w:type="dxa" w:w="2608"/>
            <w:shd w:val="clear" w:color="auto" w:fill="1F3864"/>
          </w:tcPr>
          <w:p>
            <w:pPr>
              <w:spacing w:after="0" w:line="240" w:lineRule="auto"/>
            </w:pPr>
            <w:r>
              <w:rPr>
                <w:b/>
                <w:color w:val="FFFFFF"/>
                <w:sz w:val="16"/>
              </w:rPr>
              <w:t>Remedy</w:t>
            </w:r>
          </w:p>
        </w:tc>
      </w:tr>
      <w:tr>
        <w:trPr>
          <w:cantSplit/>
        </w:trPr>
        <w:tc>
          <w:tcPr>
            <w:tcW w:type="dxa" w:w="1701"/>
          </w:tcPr>
          <w:p>
            <w:pPr>
              <w:spacing w:after="40" w:line="240" w:lineRule="auto"/>
            </w:pPr>
            <w:r>
              <w:rPr>
                <w:b w:val="0"/>
                <w:i w:val="0"/>
                <w:sz w:val="16"/>
              </w:rPr>
              <w:t>Availability</w:t>
            </w:r>
          </w:p>
        </w:tc>
        <w:tc>
          <w:tcPr>
            <w:tcW w:type="dxa" w:w="1701"/>
          </w:tcPr>
          <w:p>
            <w:pPr>
              <w:spacing w:after="40" w:line="240" w:lineRule="auto"/>
            </w:pPr>
            <w:r>
              <w:rPr>
                <w:b w:val="0"/>
                <w:i w:val="0"/>
                <w:sz w:val="16"/>
              </w:rPr>
              <w:t>99.9% in each calendar month</w:t>
            </w:r>
          </w:p>
        </w:tc>
        <w:tc>
          <w:tcPr>
            <w:tcW w:type="dxa" w:w="3402"/>
          </w:tcPr>
          <w:p>
            <w:pPr>
              <w:spacing w:after="40" w:line="240" w:lineRule="auto"/>
            </w:pPr>
            <w:r>
              <w:rPr>
                <w:b w:val="0"/>
                <w:i w:val="0"/>
                <w:sz w:val="16"/>
              </w:rPr>
              <w:t>Percentage of total minutes in the month during which the production Platform is available, excluding Scheduled Maintenance</w:t>
            </w:r>
          </w:p>
        </w:tc>
        <w:tc>
          <w:tcPr>
            <w:tcW w:type="dxa" w:w="2608"/>
          </w:tcPr>
          <w:p>
            <w:pPr>
              <w:spacing w:after="40" w:line="240" w:lineRule="auto"/>
            </w:pPr>
            <w:r>
              <w:rPr>
                <w:b w:val="0"/>
                <w:i w:val="0"/>
                <w:sz w:val="16"/>
              </w:rPr>
              <w:t>Service credit in accordance with the table below</w:t>
            </w:r>
          </w:p>
        </w:tc>
      </w:tr>
      <w:tr>
        <w:trPr>
          <w:cantSplit/>
        </w:trPr>
        <w:tc>
          <w:tcPr>
            <w:tcW w:type="dxa" w:w="1701"/>
          </w:tcPr>
          <w:p>
            <w:pPr>
              <w:spacing w:after="40" w:line="240" w:lineRule="auto"/>
            </w:pPr>
            <w:r>
              <w:rPr>
                <w:b w:val="0"/>
                <w:i w:val="0"/>
                <w:sz w:val="16"/>
              </w:rPr>
              <w:t>Priority 1 response</w:t>
            </w:r>
          </w:p>
        </w:tc>
        <w:tc>
          <w:tcPr>
            <w:tcW w:type="dxa" w:w="1701"/>
          </w:tcPr>
          <w:p>
            <w:pPr>
              <w:spacing w:after="40" w:line="240" w:lineRule="auto"/>
            </w:pPr>
            <w:r>
              <w:rPr>
                <w:b w:val="0"/>
                <w:i w:val="0"/>
                <w:sz w:val="16"/>
              </w:rPr>
              <w:t>30 minutes</w:t>
            </w:r>
          </w:p>
        </w:tc>
        <w:tc>
          <w:tcPr>
            <w:tcW w:type="dxa" w:w="3402"/>
          </w:tcPr>
          <w:p>
            <w:pPr>
              <w:spacing w:after="40" w:line="240" w:lineRule="auto"/>
            </w:pPr>
            <w:r>
              <w:rPr>
                <w:b w:val="0"/>
                <w:i w:val="0"/>
                <w:sz w:val="16"/>
              </w:rPr>
              <w:t>From receipt of a support ticket to acknowledgement by a named engineer</w:t>
            </w:r>
          </w:p>
        </w:tc>
        <w:tc>
          <w:tcPr>
            <w:tcW w:type="dxa" w:w="2608"/>
          </w:tcPr>
          <w:p>
            <w:pPr>
              <w:spacing w:after="40" w:line="240" w:lineRule="auto"/>
            </w:pPr>
            <w:r>
              <w:rPr>
                <w:b w:val="0"/>
                <w:i w:val="0"/>
                <w:sz w:val="16"/>
              </w:rPr>
              <w:t>Escalation to the Head of Support</w:t>
            </w:r>
          </w:p>
        </w:tc>
      </w:tr>
      <w:tr>
        <w:trPr>
          <w:cantSplit/>
        </w:trPr>
        <w:tc>
          <w:tcPr>
            <w:tcW w:type="dxa" w:w="1701"/>
          </w:tcPr>
          <w:p>
            <w:pPr>
              <w:spacing w:after="40" w:line="240" w:lineRule="auto"/>
            </w:pPr>
            <w:r>
              <w:rPr>
                <w:b w:val="0"/>
                <w:i w:val="0"/>
                <w:sz w:val="16"/>
              </w:rPr>
              <w:t>Priority 1 restoration</w:t>
            </w:r>
          </w:p>
        </w:tc>
        <w:tc>
          <w:tcPr>
            <w:tcW w:type="dxa" w:w="1701"/>
          </w:tcPr>
          <w:p>
            <w:pPr>
              <w:spacing w:after="40" w:line="240" w:lineRule="auto"/>
            </w:pPr>
            <w:r>
              <w:rPr>
                <w:b w:val="0"/>
                <w:i w:val="0"/>
                <w:sz w:val="16"/>
              </w:rPr>
              <w:t>4 hours</w:t>
            </w:r>
          </w:p>
        </w:tc>
        <w:tc>
          <w:tcPr>
            <w:tcW w:type="dxa" w:w="3402"/>
          </w:tcPr>
          <w:p>
            <w:pPr>
              <w:spacing w:after="40" w:line="240" w:lineRule="auto"/>
            </w:pPr>
            <w:r>
              <w:rPr>
                <w:b w:val="0"/>
                <w:i w:val="0"/>
                <w:sz w:val="16"/>
              </w:rPr>
              <w:t>From acknowledgement to restoration of the affected function</w:t>
            </w:r>
          </w:p>
        </w:tc>
        <w:tc>
          <w:tcPr>
            <w:tcW w:type="dxa" w:w="2608"/>
          </w:tcPr>
          <w:p>
            <w:pPr>
              <w:spacing w:after="40" w:line="240" w:lineRule="auto"/>
            </w:pPr>
            <w:r>
              <w:rPr>
                <w:b w:val="0"/>
                <w:i w:val="0"/>
                <w:sz w:val="16"/>
              </w:rPr>
              <w:t>Service credit of 5% of monthly Fees</w:t>
            </w:r>
          </w:p>
        </w:tc>
      </w:tr>
      <w:tr>
        <w:trPr>
          <w:cantSplit/>
        </w:trPr>
        <w:tc>
          <w:tcPr>
            <w:tcW w:type="dxa" w:w="1701"/>
          </w:tcPr>
          <w:p>
            <w:pPr>
              <w:spacing w:after="40" w:line="240" w:lineRule="auto"/>
            </w:pPr>
            <w:r>
              <w:rPr>
                <w:b w:val="0"/>
                <w:i w:val="0"/>
                <w:sz w:val="16"/>
              </w:rPr>
              <w:t>Priority 2 response</w:t>
            </w:r>
          </w:p>
        </w:tc>
        <w:tc>
          <w:tcPr>
            <w:tcW w:type="dxa" w:w="1701"/>
          </w:tcPr>
          <w:p>
            <w:pPr>
              <w:spacing w:after="40" w:line="240" w:lineRule="auto"/>
            </w:pPr>
            <w:r>
              <w:rPr>
                <w:b w:val="0"/>
                <w:i w:val="0"/>
                <w:sz w:val="16"/>
              </w:rPr>
              <w:t>4 hours</w:t>
            </w:r>
          </w:p>
        </w:tc>
        <w:tc>
          <w:tcPr>
            <w:tcW w:type="dxa" w:w="3402"/>
          </w:tcPr>
          <w:p>
            <w:pPr>
              <w:spacing w:after="40" w:line="240" w:lineRule="auto"/>
            </w:pPr>
            <w:r>
              <w:rPr>
                <w:b w:val="0"/>
                <w:i w:val="0"/>
                <w:sz w:val="16"/>
              </w:rPr>
              <w:t>From receipt of a support ticket to acknowledgement</w:t>
            </w:r>
          </w:p>
        </w:tc>
        <w:tc>
          <w:tcPr>
            <w:tcW w:type="dxa" w:w="2608"/>
          </w:tcPr>
          <w:p>
            <w:pPr>
              <w:spacing w:after="40" w:line="240" w:lineRule="auto"/>
            </w:pPr>
            <w:r>
              <w:rPr>
                <w:b w:val="0"/>
                <w:i w:val="0"/>
                <w:sz w:val="16"/>
              </w:rPr>
              <w:t>Escalation to the Support Manager</w:t>
            </w:r>
          </w:p>
        </w:tc>
      </w:tr>
    </w:tbl>
    <w:p>
      <w:pPr>
        <w:spacing w:after="40"/>
      </w:pPr>
    </w:p>
    <w:p>
      <w:pPr>
        <w:pStyle w:val="Heading2"/>
      </w:pPr>
      <w:r>
        <w:t>Availability credits</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4706"/>
        <w:gridCol w:w="4706"/>
      </w:tblGrid>
      <w:tr>
        <w:trPr>
          <w:tblHeader w:val="true"/>
        </w:trPr>
        <w:tc>
          <w:tcPr>
            <w:tcW w:type="dxa" w:w="5669"/>
            <w:shd w:val="clear" w:color="auto" w:fill="1F3864"/>
          </w:tcPr>
          <w:p>
            <w:pPr>
              <w:spacing w:after="0" w:line="240" w:lineRule="auto"/>
            </w:pPr>
            <w:r>
              <w:rPr>
                <w:b/>
                <w:color w:val="FFFFFF"/>
                <w:sz w:val="18"/>
              </w:rPr>
              <w:t>Monthly availability</w:t>
            </w:r>
          </w:p>
        </w:tc>
        <w:tc>
          <w:tcPr>
            <w:tcW w:type="dxa" w:w="3742"/>
            <w:shd w:val="clear" w:color="auto" w:fill="1F3864"/>
          </w:tcPr>
          <w:p>
            <w:pPr>
              <w:spacing w:after="0" w:line="240" w:lineRule="auto"/>
            </w:pPr>
            <w:r>
              <w:rPr>
                <w:b/>
                <w:color w:val="FFFFFF"/>
                <w:sz w:val="18"/>
              </w:rPr>
              <w:t>Service credit (% of monthly Fees)</w:t>
            </w:r>
          </w:p>
        </w:tc>
      </w:tr>
      <w:tr>
        <w:trPr>
          <w:cantSplit/>
        </w:trPr>
        <w:tc>
          <w:tcPr>
            <w:tcW w:type="dxa" w:w="5669"/>
          </w:tcPr>
          <w:p>
            <w:pPr>
              <w:spacing w:after="40" w:line="240" w:lineRule="auto"/>
            </w:pPr>
            <w:r>
              <w:rPr>
                <w:b w:val="0"/>
                <w:i w:val="0"/>
                <w:sz w:val="18"/>
              </w:rPr>
              <w:t>Below 99.9% but at or above 99.5%</w:t>
            </w:r>
          </w:p>
        </w:tc>
        <w:tc>
          <w:tcPr>
            <w:tcW w:type="dxa" w:w="3742"/>
          </w:tcPr>
          <w:p>
            <w:pPr>
              <w:spacing w:after="40" w:line="240" w:lineRule="auto"/>
            </w:pPr>
            <w:r>
              <w:rPr>
                <w:b w:val="0"/>
                <w:i w:val="0"/>
                <w:sz w:val="18"/>
              </w:rPr>
              <w:t>5%</w:t>
            </w:r>
          </w:p>
        </w:tc>
      </w:tr>
      <w:tr>
        <w:trPr>
          <w:cantSplit/>
        </w:trPr>
        <w:tc>
          <w:tcPr>
            <w:tcW w:type="dxa" w:w="5669"/>
          </w:tcPr>
          <w:p>
            <w:pPr>
              <w:spacing w:after="40" w:line="240" w:lineRule="auto"/>
            </w:pPr>
            <w:r>
              <w:rPr>
                <w:b w:val="0"/>
                <w:i w:val="0"/>
                <w:sz w:val="18"/>
              </w:rPr>
              <w:t>Below 99.5% but at or above 99.0%</w:t>
            </w:r>
          </w:p>
        </w:tc>
        <w:tc>
          <w:tcPr>
            <w:tcW w:type="dxa" w:w="3742"/>
          </w:tcPr>
          <w:p>
            <w:pPr>
              <w:spacing w:after="40" w:line="240" w:lineRule="auto"/>
            </w:pPr>
            <w:r>
              <w:rPr>
                <w:b w:val="0"/>
                <w:i w:val="0"/>
                <w:sz w:val="18"/>
              </w:rPr>
              <w:t>10%</w:t>
            </w:r>
          </w:p>
        </w:tc>
      </w:tr>
      <w:tr>
        <w:trPr>
          <w:cantSplit/>
        </w:trPr>
        <w:tc>
          <w:tcPr>
            <w:tcW w:type="dxa" w:w="5669"/>
          </w:tcPr>
          <w:p>
            <w:pPr>
              <w:spacing w:after="40" w:line="240" w:lineRule="auto"/>
            </w:pPr>
            <w:r>
              <w:rPr>
                <w:b w:val="0"/>
                <w:i w:val="0"/>
                <w:sz w:val="18"/>
              </w:rPr>
              <w:t>Below 99.0%</w:t>
            </w:r>
          </w:p>
        </w:tc>
        <w:tc>
          <w:tcPr>
            <w:tcW w:type="dxa" w:w="3742"/>
          </w:tcPr>
          <w:p>
            <w:pPr>
              <w:spacing w:after="40" w:line="240" w:lineRule="auto"/>
            </w:pPr>
            <w:r>
              <w:rPr>
                <w:b w:val="0"/>
                <w:i w:val="0"/>
                <w:sz w:val="18"/>
              </w:rPr>
              <w:t>15%</w:t>
            </w:r>
          </w:p>
        </w:tc>
      </w:tr>
    </w:tbl>
    <w:p>
      <w:pPr>
        <w:spacing w:after="40"/>
      </w:pPr>
    </w:p>
    <w:p>
      <w:commentRangeStart w:id="113"/>
      <w:r>
        <w:rPr>
          <w:b w:val="0"/>
          <w:i w:val="0"/>
        </w:rPr>
        <w:t>Service credits are the Customer's sole and exclusive remedy for a failure to meet the availability commitment. Credits are capped at fifteen per cent (15%) of the monthly Fees in aggregate and are applied against the next invoice. Scheduled Maintenance means maintenance notified to the Customer at least five (5) Business Days in advance and carried out between 22:00 and 02:00 UK time.</w:t>
      </w:r>
      <w:commentRangeEnd w:id="113"/>
      <w:r>
        <w:rPr>
          <w:rStyle w:val="CommentReference"/>
        </w:rPr>
        <w:commentReference w:id="113"/>
      </w:r>
    </w:p>
    <w:p>
      <w:pPr>
        <w:spacing w:after="0"/>
      </w:pPr>
      <w:r>
        <w:br w:type="page"/>
      </w:r>
    </w:p>
    <w:p>
      <w:pPr>
        <w:pStyle w:val="Heading1"/>
      </w:pPr>
      <w:r>
        <w:t>Schedule 4 — Data Processing</w:t>
      </w:r>
    </w:p>
    <w:p>
      <w:r>
        <w:rPr>
          <w:b w:val="0"/>
          <w:i w:val="0"/>
        </w:rPr>
        <w:t>This Schedule forms part of the Agreement and applies where the Supplier processes Personal Data on behalf of the Customer.</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4706"/>
        <w:gridCol w:w="4706"/>
      </w:tblGrid>
      <w:tr>
        <w:trPr>
          <w:tblHeader w:val="true"/>
        </w:trPr>
        <w:tc>
          <w:tcPr>
            <w:tcW w:type="dxa" w:w="2608"/>
            <w:shd w:val="clear" w:color="auto" w:fill="1F3864"/>
          </w:tcPr>
          <w:p>
            <w:pPr>
              <w:spacing w:after="0" w:line="240" w:lineRule="auto"/>
            </w:pPr>
            <w:r>
              <w:rPr>
                <w:b/>
                <w:color w:val="FFFFFF"/>
                <w:sz w:val="17"/>
              </w:rPr>
              <w:t>Item</w:t>
            </w:r>
          </w:p>
        </w:tc>
        <w:tc>
          <w:tcPr>
            <w:tcW w:type="dxa" w:w="6803"/>
            <w:shd w:val="clear" w:color="auto" w:fill="1F3864"/>
          </w:tcPr>
          <w:p>
            <w:pPr>
              <w:spacing w:after="0" w:line="240" w:lineRule="auto"/>
            </w:pPr>
            <w:r>
              <w:rPr>
                <w:b/>
                <w:color w:val="FFFFFF"/>
                <w:sz w:val="17"/>
              </w:rPr>
              <w:t>Detail</w:t>
            </w:r>
          </w:p>
        </w:tc>
      </w:tr>
      <w:tr>
        <w:trPr>
          <w:cantSplit/>
        </w:trPr>
        <w:tc>
          <w:tcPr>
            <w:tcW w:type="dxa" w:w="2608"/>
          </w:tcPr>
          <w:p>
            <w:pPr>
              <w:spacing w:after="40" w:line="240" w:lineRule="auto"/>
            </w:pPr>
            <w:r>
              <w:rPr>
                <w:b w:val="0"/>
                <w:i w:val="0"/>
                <w:sz w:val="17"/>
              </w:rPr>
              <w:t>Controller</w:t>
            </w:r>
          </w:p>
        </w:tc>
        <w:tc>
          <w:tcPr>
            <w:tcW w:type="dxa" w:w="6803"/>
          </w:tcPr>
          <w:p>
            <w:pPr>
              <w:spacing w:after="40" w:line="240" w:lineRule="auto"/>
            </w:pPr>
            <w:r>
              <w:rPr>
                <w:b w:val="0"/>
                <w:i w:val="0"/>
                <w:sz w:val="17"/>
              </w:rPr>
              <w:t>Kestrel Assurance Group plc, 1 Waterhouse Quay, Leeds LS1 4BR.</w:t>
            </w:r>
          </w:p>
        </w:tc>
      </w:tr>
      <w:tr>
        <w:trPr>
          <w:cantSplit/>
        </w:trPr>
        <w:tc>
          <w:tcPr>
            <w:tcW w:type="dxa" w:w="2608"/>
          </w:tcPr>
          <w:p>
            <w:pPr>
              <w:spacing w:after="40" w:line="240" w:lineRule="auto"/>
            </w:pPr>
            <w:r>
              <w:rPr>
                <w:b w:val="0"/>
                <w:i w:val="0"/>
                <w:sz w:val="17"/>
              </w:rPr>
              <w:t>Processor</w:t>
            </w:r>
          </w:p>
        </w:tc>
        <w:tc>
          <w:tcPr>
            <w:tcW w:type="dxa" w:w="6803"/>
          </w:tcPr>
          <w:p>
            <w:pPr>
              <w:spacing w:after="40" w:line="240" w:lineRule="auto"/>
            </w:pPr>
            <w:r>
              <w:rPr>
                <w:b w:val="0"/>
                <w:i w:val="0"/>
                <w:sz w:val="17"/>
              </w:rPr>
              <w:t>Bramber Software Limited, The Glass Works, 12 Feeder Road, Bristol BS2 0SB.</w:t>
            </w:r>
          </w:p>
        </w:tc>
      </w:tr>
      <w:tr>
        <w:trPr>
          <w:cantSplit/>
        </w:trPr>
        <w:tc>
          <w:tcPr>
            <w:tcW w:type="dxa" w:w="2608"/>
          </w:tcPr>
          <w:p>
            <w:pPr>
              <w:spacing w:after="40" w:line="240" w:lineRule="auto"/>
            </w:pPr>
            <w:r>
              <w:rPr>
                <w:b w:val="0"/>
                <w:i w:val="0"/>
                <w:sz w:val="17"/>
              </w:rPr>
              <w:t>Subject matter</w:t>
            </w:r>
          </w:p>
        </w:tc>
        <w:tc>
          <w:tcPr>
            <w:tcW w:type="dxa" w:w="6803"/>
          </w:tcPr>
          <w:p>
            <w:pPr>
              <w:spacing w:after="40" w:line="240" w:lineRule="auto"/>
            </w:pPr>
            <w:r>
              <w:rPr>
                <w:b w:val="0"/>
                <w:i w:val="0"/>
                <w:sz w:val="17"/>
              </w:rPr>
              <w:t>Provision of the Bramber Flow platform, support and implementation services.</w:t>
            </w:r>
          </w:p>
        </w:tc>
      </w:tr>
      <w:tr>
        <w:trPr>
          <w:cantSplit/>
        </w:trPr>
        <w:tc>
          <w:tcPr>
            <w:tcW w:type="dxa" w:w="2608"/>
          </w:tcPr>
          <w:p>
            <w:pPr>
              <w:spacing w:after="40" w:line="240" w:lineRule="auto"/>
            </w:pPr>
            <w:r>
              <w:rPr>
                <w:b w:val="0"/>
                <w:i w:val="0"/>
                <w:sz w:val="17"/>
              </w:rPr>
              <w:t>Duration</w:t>
            </w:r>
          </w:p>
        </w:tc>
        <w:tc>
          <w:tcPr>
            <w:tcW w:type="dxa" w:w="6803"/>
          </w:tcPr>
          <w:p>
            <w:pPr>
              <w:spacing w:after="40" w:line="240" w:lineRule="auto"/>
            </w:pPr>
            <w:r>
              <w:rPr>
                <w:b w:val="0"/>
                <w:i w:val="0"/>
                <w:sz w:val="17"/>
              </w:rPr>
              <w:t>From the Effective Date until termination or expiry of the Agreement, plus the deletion period.</w:t>
            </w:r>
          </w:p>
        </w:tc>
      </w:tr>
      <w:tr>
        <w:trPr>
          <w:cantSplit/>
        </w:trPr>
        <w:tc>
          <w:tcPr>
            <w:tcW w:type="dxa" w:w="2608"/>
          </w:tcPr>
          <w:p>
            <w:pPr>
              <w:spacing w:after="40" w:line="240" w:lineRule="auto"/>
            </w:pPr>
            <w:r>
              <w:rPr>
                <w:b w:val="0"/>
                <w:i w:val="0"/>
                <w:sz w:val="17"/>
              </w:rPr>
              <w:t>Nature and purpose</w:t>
            </w:r>
          </w:p>
        </w:tc>
        <w:tc>
          <w:tcPr>
            <w:tcW w:type="dxa" w:w="6803"/>
          </w:tcPr>
          <w:p>
            <w:pPr>
              <w:spacing w:after="40" w:line="240" w:lineRule="auto"/>
            </w:pPr>
            <w:r>
              <w:rPr>
                <w:b w:val="0"/>
                <w:i w:val="0"/>
                <w:sz w:val="17"/>
              </w:rPr>
              <w:t>Hosting, storage, retrieval, workflow routing, case management, reporting and support.</w:t>
            </w:r>
          </w:p>
        </w:tc>
      </w:tr>
      <w:tr>
        <w:trPr>
          <w:cantSplit/>
        </w:trPr>
        <w:tc>
          <w:tcPr>
            <w:tcW w:type="dxa" w:w="2608"/>
          </w:tcPr>
          <w:p>
            <w:pPr>
              <w:spacing w:after="40" w:line="240" w:lineRule="auto"/>
            </w:pPr>
            <w:r>
              <w:rPr>
                <w:b w:val="0"/>
                <w:i w:val="0"/>
                <w:sz w:val="17"/>
              </w:rPr>
              <w:t>Categories of Personal Data</w:t>
            </w:r>
          </w:p>
        </w:tc>
        <w:tc>
          <w:tcPr>
            <w:tcW w:type="dxa" w:w="6803"/>
          </w:tcPr>
          <w:p>
            <w:pPr>
              <w:spacing w:after="40" w:line="240" w:lineRule="auto"/>
            </w:pPr>
            <w:r>
              <w:rPr>
                <w:b w:val="0"/>
                <w:i w:val="0"/>
                <w:sz w:val="17"/>
              </w:rPr>
              <w:t>Identity and contact data, policy and claim data, case notes, special category data relating to health, and technical logs.</w:t>
            </w:r>
          </w:p>
        </w:tc>
      </w:tr>
      <w:tr>
        <w:trPr>
          <w:cantSplit/>
        </w:trPr>
        <w:tc>
          <w:tcPr>
            <w:tcW w:type="dxa" w:w="2608"/>
          </w:tcPr>
          <w:p>
            <w:pPr>
              <w:spacing w:after="40" w:line="240" w:lineRule="auto"/>
            </w:pPr>
            <w:r>
              <w:rPr>
                <w:b w:val="0"/>
                <w:i w:val="0"/>
                <w:sz w:val="17"/>
              </w:rPr>
              <w:t>Categories of data subjects</w:t>
            </w:r>
          </w:p>
        </w:tc>
        <w:tc>
          <w:tcPr>
            <w:tcW w:type="dxa" w:w="6803"/>
          </w:tcPr>
          <w:p>
            <w:pPr>
              <w:spacing w:after="40" w:line="240" w:lineRule="auto"/>
            </w:pPr>
            <w:r>
              <w:rPr>
                <w:b w:val="0"/>
                <w:i w:val="0"/>
                <w:sz w:val="17"/>
              </w:rPr>
              <w:t>Policyholders, claimants, witnesses, beneficiaries, and employees of the Customer.</w:t>
            </w:r>
          </w:p>
        </w:tc>
      </w:tr>
      <w:tr>
        <w:trPr>
          <w:cantSplit/>
        </w:trPr>
        <w:tc>
          <w:tcPr>
            <w:tcW w:type="dxa" w:w="2608"/>
          </w:tcPr>
          <w:p>
            <w:pPr>
              <w:spacing w:after="40" w:line="240" w:lineRule="auto"/>
            </w:pPr>
            <w:r>
              <w:rPr>
                <w:b w:val="0"/>
                <w:i w:val="0"/>
                <w:sz w:val="17"/>
              </w:rPr>
              <w:t>International transfers</w:t>
            </w:r>
          </w:p>
        </w:tc>
        <w:tc>
          <w:tcPr>
            <w:tcW w:type="dxa" w:w="6803"/>
          </w:tcPr>
          <w:p>
            <w:pPr>
              <w:spacing w:after="40" w:line="240" w:lineRule="auto"/>
            </w:pPr>
            <w:r>
              <w:rPr>
                <w:b w:val="0"/>
                <w:i w:val="0"/>
                <w:sz w:val="17"/>
              </w:rPr>
              <w:t>United Kingdom, Germany (Frankfurt) and the United States (Virginia), under the UK IDTA and the EU SCCs Module 2.</w:t>
            </w:r>
          </w:p>
        </w:tc>
      </w:tr>
      <w:tr>
        <w:trPr>
          <w:cantSplit/>
        </w:trPr>
        <w:tc>
          <w:tcPr>
            <w:tcW w:type="dxa" w:w="2608"/>
          </w:tcPr>
          <w:p>
            <w:pPr>
              <w:spacing w:after="40" w:line="240" w:lineRule="auto"/>
            </w:pPr>
            <w:r>
              <w:rPr>
                <w:b w:val="0"/>
                <w:i w:val="0"/>
                <w:sz w:val="17"/>
              </w:rPr>
              <w:t>Sub-processors</w:t>
            </w:r>
          </w:p>
        </w:tc>
        <w:tc>
          <w:tcPr>
            <w:tcW w:type="dxa" w:w="6803"/>
          </w:tcPr>
          <w:p>
            <w:pPr>
              <w:spacing w:after="40" w:line="240" w:lineRule="auto"/>
            </w:pPr>
            <w:r>
              <w:rPr>
                <w:b w:val="0"/>
                <w:i w:val="0"/>
                <w:sz w:val="17"/>
              </w:rPr>
              <w:t>Vellmore Cloud Services, Inc. (cloud hosting, United States); Pellworth Mail Systems Ltd (transactional email, United Kingdom); Lindenholt Analytics GmbH (product analytics, Germany).</w:t>
            </w:r>
          </w:p>
        </w:tc>
      </w:tr>
      <w:tr>
        <w:trPr>
          <w:cantSplit/>
        </w:trPr>
        <w:tc>
          <w:tcPr>
            <w:tcW w:type="dxa" w:w="2608"/>
          </w:tcPr>
          <w:p>
            <w:pPr>
              <w:spacing w:after="40" w:line="240" w:lineRule="auto"/>
            </w:pPr>
            <w:r>
              <w:rPr>
                <w:b w:val="0"/>
                <w:i w:val="0"/>
                <w:sz w:val="17"/>
              </w:rPr>
              <w:t>Security measures</w:t>
            </w:r>
          </w:p>
        </w:tc>
        <w:tc>
          <w:tcPr>
            <w:tcW w:type="dxa" w:w="6803"/>
          </w:tcPr>
          <w:p>
            <w:pPr>
              <w:spacing w:after="40" w:line="240" w:lineRule="auto"/>
            </w:pPr>
            <w:r>
              <w:rPr>
                <w:b w:val="0"/>
                <w:i w:val="0"/>
                <w:sz w:val="17"/>
              </w:rPr>
              <w:t>As set out in Schedule 2, together with the Supplier's ISO/IEC 27001 certified management system.</w:t>
            </w:r>
          </w:p>
        </w:tc>
      </w:tr>
      <w:tr>
        <w:trPr>
          <w:cantSplit/>
        </w:trPr>
        <w:tc>
          <w:tcPr>
            <w:tcW w:type="dxa" w:w="2608"/>
          </w:tcPr>
          <w:p>
            <w:pPr>
              <w:spacing w:after="40" w:line="240" w:lineRule="auto"/>
            </w:pPr>
            <w:r>
              <w:rPr>
                <w:b w:val="0"/>
                <w:i w:val="0"/>
                <w:sz w:val="17"/>
              </w:rPr>
              <w:t>Deletion</w:t>
            </w:r>
          </w:p>
        </w:tc>
        <w:tc>
          <w:tcPr>
            <w:tcW w:type="dxa" w:w="6803"/>
          </w:tcPr>
          <w:p>
            <w:pPr>
              <w:spacing w:after="40" w:line="240" w:lineRule="auto"/>
            </w:pPr>
            <w:r>
              <w:rPr>
                <w:b w:val="0"/>
                <w:i w:val="0"/>
                <w:sz w:val="17"/>
              </w:rPr>
              <w:t>Within thirty (30) days of termination, with certification on request.</w:t>
            </w:r>
          </w:p>
        </w:tc>
      </w:tr>
    </w:tbl>
    <w:p>
      <w:pPr>
        <w:spacing w:after="40"/>
      </w:pPr>
    </w:p>
    <w:p>
      <w:r>
        <w:rPr>
          <w:b w:val="0"/>
          <w:i w:val="0"/>
        </w:rPr>
        <w:t>The Supplier shall notify the Customer at least thirty (30) days before appointing a new sub-processor. The Customer may object on reasonable data protection grounds within fifteen (15) Business Days. If the parties cannot resolve the objection, the Customer may terminate the affected Order Form after the first twelve (12) months on ninety (90) days' written notice, paying the Fees for the notice period and any non-cancellable third-party commitments.</w:t>
      </w:r>
    </w:p>
    <w:p>
      <w:pPr>
        <w:spacing w:after="0"/>
      </w:pPr>
      <w:r>
        <w:br w:type="page"/>
      </w:r>
    </w:p>
    <w:p>
      <w:pPr>
        <w:pStyle w:val="Heading1"/>
      </w:pPr>
      <w:r>
        <w:t>Execution</w:t>
      </w:r>
    </w:p>
    <w:p>
      <w:r>
        <w:rPr>
          <w:b w:val="0"/>
          <w:i w:val="0"/>
        </w:rPr>
        <w:t>This Agreement has been entered into by the parties on the date first written above.</w:t>
      </w:r>
    </w:p>
    <w:p>
      <w:pPr>
        <w:spacing w:after="80"/>
      </w:pPr>
    </w:p>
    <w:tbl>
      <w:tblPr>
        <w:tblW w:type="auto" w:w="0"/>
        <w:tblLayout w:type="fixed"/>
        <w:tblCellMar>
          <w:top w:w="40" w:type="dxa"/>
          <w:left w:w="0" w:type="dxa"/>
          <w:bottom w:w="40" w:type="dxa"/>
          <w:right w:w="120" w:type="dxa"/>
        </w:tblCellMar>
        <w:tblLook w:firstColumn="1" w:firstRow="1" w:lastColumn="0" w:lastRow="0" w:noHBand="0" w:noVBand="1" w:val="04A0"/>
      </w:tblPr>
      <w:tblGrid>
        <w:gridCol w:w="4706"/>
        <w:gridCol w:w="4706"/>
      </w:tblGrid>
      <w:tr>
        <w:tc>
          <w:tcPr>
            <w:tcW w:type="dxa" w:w="4649"/>
          </w:tcPr>
          <w:p>
            <w:pPr>
              <w:spacing w:after="400"/>
            </w:pPr>
            <w:r>
              <w:rPr>
                <w:rFonts w:ascii="Times New Roman" w:hAnsi="Times New Roman"/>
                <w:b/>
                <w:sz w:val="20"/>
              </w:rPr>
              <w:t>Kestrel Assurance Group plc</w:t>
            </w:r>
          </w:p>
          <w:p>
            <w:pPr>
              <w:spacing w:after="160"/>
            </w:pPr>
            <w:r>
              <w:rPr>
                <w:rFonts w:ascii="Times New Roman" w:hAnsi="Times New Roman"/>
                <w:sz w:val="18"/>
              </w:rPr>
              <w:t xml:space="preserve">Signature: </w:t>
            </w:r>
            <w:r>
              <w:rPr>
                <w:rFonts w:ascii="Times New Roman" w:hAnsi="Times New Roman"/>
                <w:sz w:val="18"/>
              </w:rPr>
              <w:t>______________________________</w:t>
            </w:r>
          </w:p>
          <w:p>
            <w:pPr>
              <w:spacing w:after="160"/>
            </w:pPr>
            <w:r>
              <w:rPr>
                <w:rFonts w:ascii="Times New Roman" w:hAnsi="Times New Roman"/>
                <w:sz w:val="18"/>
              </w:rPr>
              <w:t xml:space="preserve">Name: </w:t>
            </w:r>
            <w:r>
              <w:rPr>
                <w:rFonts w:ascii="Times New Roman" w:hAnsi="Times New Roman"/>
                <w:sz w:val="18"/>
              </w:rPr>
              <w:t>Rachel Okonjo</w:t>
            </w:r>
          </w:p>
          <w:p>
            <w:pPr>
              <w:spacing w:after="160"/>
            </w:pPr>
            <w:r>
              <w:rPr>
                <w:rFonts w:ascii="Times New Roman" w:hAnsi="Times New Roman"/>
                <w:sz w:val="18"/>
              </w:rPr>
              <w:t xml:space="preserve">Title: </w:t>
            </w:r>
            <w:r>
              <w:rPr>
                <w:rFonts w:ascii="Times New Roman" w:hAnsi="Times New Roman"/>
                <w:sz w:val="18"/>
              </w:rPr>
              <w:t>Senior Legal Counsel</w:t>
            </w:r>
          </w:p>
          <w:p>
            <w:pPr>
              <w:spacing w:after="160"/>
            </w:pPr>
            <w:r>
              <w:rPr>
                <w:rFonts w:ascii="Times New Roman" w:hAnsi="Times New Roman"/>
                <w:sz w:val="18"/>
              </w:rPr>
              <w:t xml:space="preserve">Date: </w:t>
            </w:r>
            <w:r>
              <w:rPr>
                <w:rFonts w:ascii="Times New Roman" w:hAnsi="Times New Roman"/>
                <w:sz w:val="18"/>
              </w:rPr>
              <w:t>__________________</w:t>
            </w:r>
          </w:p>
        </w:tc>
        <w:tc>
          <w:tcPr>
            <w:tcW w:type="dxa" w:w="4649"/>
          </w:tcPr>
          <w:p>
            <w:pPr>
              <w:spacing w:after="400"/>
            </w:pPr>
            <w:r>
              <w:rPr>
                <w:rFonts w:ascii="Times New Roman" w:hAnsi="Times New Roman"/>
                <w:b/>
                <w:sz w:val="20"/>
              </w:rPr>
              <w:t>Bramber Software Limited</w:t>
            </w:r>
          </w:p>
          <w:p>
            <w:pPr>
              <w:spacing w:after="160"/>
            </w:pPr>
            <w:r>
              <w:rPr>
                <w:rFonts w:ascii="Times New Roman" w:hAnsi="Times New Roman"/>
                <w:sz w:val="18"/>
              </w:rPr>
              <w:t xml:space="preserve">Signature: </w:t>
            </w:r>
            <w:r>
              <w:rPr>
                <w:rFonts w:ascii="Times New Roman" w:hAnsi="Times New Roman"/>
                <w:sz w:val="18"/>
              </w:rPr>
              <w:t>______________________________</w:t>
            </w:r>
          </w:p>
          <w:p>
            <w:pPr>
              <w:spacing w:after="160"/>
            </w:pPr>
            <w:r>
              <w:rPr>
                <w:rFonts w:ascii="Times New Roman" w:hAnsi="Times New Roman"/>
                <w:sz w:val="18"/>
              </w:rPr>
              <w:t xml:space="preserve">Name: </w:t>
            </w:r>
            <w:r>
              <w:rPr>
                <w:rFonts w:ascii="Times New Roman" w:hAnsi="Times New Roman"/>
                <w:sz w:val="18"/>
              </w:rPr>
              <w:t>Priya Raghavan</w:t>
            </w:r>
          </w:p>
          <w:p>
            <w:pPr>
              <w:spacing w:after="160"/>
            </w:pPr>
            <w:r>
              <w:rPr>
                <w:rFonts w:ascii="Times New Roman" w:hAnsi="Times New Roman"/>
                <w:sz w:val="18"/>
              </w:rPr>
              <w:t xml:space="preserve">Title: </w:t>
            </w:r>
            <w:r>
              <w:rPr>
                <w:rFonts w:ascii="Times New Roman" w:hAnsi="Times New Roman"/>
                <w:sz w:val="18"/>
              </w:rPr>
              <w:t>General Counsel</w:t>
            </w:r>
          </w:p>
          <w:p>
            <w:pPr>
              <w:spacing w:after="160"/>
            </w:pPr>
            <w:r>
              <w:rPr>
                <w:rFonts w:ascii="Times New Roman" w:hAnsi="Times New Roman"/>
                <w:sz w:val="18"/>
              </w:rPr>
              <w:t xml:space="preserve">Date: </w:t>
            </w:r>
            <w:r>
              <w:rPr>
                <w:rFonts w:ascii="Times New Roman" w:hAnsi="Times New Roman"/>
                <w:sz w:val="18"/>
              </w:rPr>
              <w:t>__________________</w:t>
            </w:r>
          </w:p>
        </w:tc>
      </w:tr>
    </w:tbl>
    <w:sectPr w:rsidR="00FC693F" w:rsidRPr="0006063C" w:rsidSect="00034616">
      <w:headerReference w:type="default" r:id="rId9"/>
      <w:footerReference w:type="default" r:id="rId10"/>
      <w:pgSz w:w="11906" w:h="16838"/>
      <w:pgMar w:top="1304" w:right="1247" w:bottom="1191" w:left="1247" w:header="624" w:footer="567" w:gutter="0"/>
      <w:cols w:space="720"/>
      <w:docGrid w:linePitch="360"/>
    </w:sectPr>
  </w:body>
</w:document>
</file>

<file path=word/comments.xml><?xml version="1.0" encoding="utf-8"?>
<w:comments xmlns:w="http://schemas.openxmlformats.org/wordprocessingml/2006/main">
  <w:comment w:id="110" w:author="Rachel Okonjo" w:date="2026-02-06T10:00:00Z" w:initials="RO">
    <w:p>
      <w:pPr>
        <w:spacing w:after="0"/>
      </w:pPr>
      <w:r>
        <w:rPr>
          <w:rStyle w:val="CommentReference"/>
        </w:rPr>
        <w:annotationRef/>
      </w:r>
      <w:r>
        <w:rPr>
          <w:sz w:val="18"/>
        </w:rPr>
        <w:t xml:space="preserve"> Our PMO issues acceptance certificates in its own form. I will send a copy separately so the SOW can refer to it.</w:t>
      </w:r>
    </w:p>
  </w:comment>
  <w:comment w:id="111" w:author="Rachel Okonjo" w:date="2026-02-06T10:00:00Z" w:initials="RO">
    <w:p>
      <w:pPr>
        <w:spacing w:after="0"/>
      </w:pPr>
      <w:r>
        <w:rPr>
          <w:rStyle w:val="CommentReference"/>
        </w:rPr>
        <w:annotationRef/>
      </w:r>
      <w:r>
        <w:rPr>
          <w:sz w:val="18"/>
        </w:rPr>
        <w:t xml:space="preserve"> Our budget cycle closes in December, so the longer notice period is needed for planning.</w:t>
      </w:r>
    </w:p>
  </w:comment>
  <w:comment w:id="112" w:author="Rachel Okonjo" w:date="2026-02-06T10:00:00Z" w:initials="RO">
    <w:p>
      <w:pPr>
        <w:spacing w:after="0"/>
      </w:pPr>
      <w:r>
        <w:rPr>
          <w:rStyle w:val="CommentReference"/>
        </w:rPr>
        <w:annotationRef/>
      </w:r>
      <w:r>
        <w:rPr>
          <w:sz w:val="18"/>
        </w:rPr>
        <w:t xml:space="preserve"> Marketing would like to agree the wording of any case study before publication. I think this clause already covers it.</w:t>
      </w:r>
    </w:p>
  </w:comment>
  <w:comment w:id="113" w:author="Rachel Okonjo" w:date="2026-02-06T10:00:00Z" w:initials="RO">
    <w:p>
      <w:pPr>
        <w:spacing w:after="0"/>
      </w:pPr>
      <w:r>
        <w:rPr>
          <w:rStyle w:val="CommentReference"/>
        </w:rPr>
        <w:annotationRef/>
      </w:r>
      <w:r>
        <w:rPr>
          <w:sz w:val="18"/>
        </w:rPr>
        <w:t xml:space="preserve"> The service desk reports availability on a calendar-month basis. Please confirm the calculation matches that.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595959"/>
        <w:sz w:val="16"/>
      </w:rPr>
      <w:t xml:space="preserve">Kestrel / Bramber — MSA    </w:t>
    </w:r>
    <w:r>
      <w:rPr>
        <w:color w:val="595959"/>
        <w:sz w:val="16"/>
      </w:rPr>
      <w:t xml:space="preserve">Page </w:t>
    </w:r>
    <w:fldSimple w:instr=" PAGE ">
      <w:r>
        <w:t>1</w:t>
      </w:r>
    </w:fldSimple>
    <w:r>
      <w:rPr>
        <w:color w:val="595959"/>
        <w:sz w:val="16"/>
      </w:rPr>
      <w:t xml:space="preserve"> of </w:t>
    </w:r>
    <w:fldSimple w:instr=" NUMPAGES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tabs>
        <w:tab w:pos="9411" w:val="right"/>
      </w:tabs>
      <w:spacing w:after="0"/>
    </w:pPr>
    <w:r/>
    <w:r>
      <w:rPr>
        <w:color w:val="595959"/>
        <w:sz w:val="16"/>
      </w:rPr>
      <w:t>CONFIDENTIAL – Draft v3</w:t>
    </w:r>
    <w:r>
      <w:rPr>
        <w:color w:val="595959"/>
        <w:sz w:val="16"/>
      </w:rPr>
      <w:tab/>
      <w:t>Kestrel Assurance Group plc — Master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70">
    <w:multiLevelType w:val="multilevel"/>
    <w:nsid w:val="2A7C31B4"/>
    <w:lvl w:ilvl="0">
      <w:start w:val="1"/>
      <w:numFmt w:val="decimal"/>
      <w:lvlText w:val="%1."/>
      <w:lvlJc w:val="left"/>
      <w:pPr>
        <w:ind w:left="480" w:hanging="480"/>
      </w:pPr>
      <w:rPr>
        <w:rFonts w:ascii="inherit" w:hAnsi="inherit"/>
      </w:rPr>
    </w:lvl>
    <w:lvl w:ilvl="1">
      <w:start w:val="1"/>
      <w:numFmt w:val="decimal"/>
      <w:lvlText w:val="%1.%2"/>
      <w:lvlJc w:val="left"/>
      <w:pPr>
        <w:ind w:left="960" w:hanging="480"/>
      </w:pPr>
      <w:rPr>
        <w:rFonts w:ascii="inherit" w:hAnsi="inherit"/>
      </w:rPr>
    </w:lvl>
    <w:lvl w:ilvl="2">
      <w:start w:val="1"/>
      <w:numFmt w:val="lowerLetter"/>
      <w:lvlText w:val="(%3)"/>
      <w:lvlJc w:val="left"/>
      <w:pPr>
        <w:ind w:left="1440" w:hanging="480"/>
      </w:pPr>
      <w:rPr>
        <w:rFonts w:ascii="inherit" w:hAnsi="inheri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jc w:val="both"/>
    </w:pPr>
    <w:rPr>
      <w:rFonts w:ascii="Times New Roman" w:hAnsi="Times New Roman" w:cs="Times New Roman" w:eastAsia="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Times New Roman" w:hAnsi="Times New Roman" w:cs="Times New Roman" w:eastAsia="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cs="Times New Roman" w:eastAsia="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Times New Roman" w:hAnsi="Times New Roman" w:cs="Times New Roman" w:eastAsia="Times New Roman"/>
      <w:b/>
      <w:bCs/>
      <w:color w:val="2E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90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subject>Kestrel Assurance Group plc</dc:subject>
  <dc:creator>Rachel Okonjo</dc:creator>
  <cp:keywords/>
  <dc:description/>
  <cp:lastModifiedBy>Rachel Okonjo</cp:lastModifiedBy>
  <cp:revision>1</cp:revision>
  <dcterms:created xsi:type="dcterms:W3CDTF">2026-01-12T09:00:00Z</dcterms:created>
  <dcterms:modified xsi:type="dcterms:W3CDTF">2026-02-06T16:40:00Z</dcterms:modified>
  <cp:category>Commercial legal</cp:category>
</cp:coreProperties>
</file>