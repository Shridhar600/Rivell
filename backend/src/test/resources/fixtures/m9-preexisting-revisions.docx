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shall be unlimited.</w:t>
      </w:r>
    </w:p>
    <w:p>
      <w:pPr>
        <w:pStyle w:val="Heading1"/>
      </w:pPr>
      <w:r>
        <w:t xml:space="preserve">2. Governing Law</w:t>
      </w:r>
    </w:p>
    <w:p>
      <w:ins w:id="900" w:author="Counterparty" w:date="2026-09-01T00:00:00Z">
        <w:r>
          <w:t>This Agreement is governed by the laws of Delaware.</w:t>
        </w:r>
      </w:ins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