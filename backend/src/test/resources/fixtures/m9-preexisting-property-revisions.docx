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rPr>
          <w:b/>
          <w:rPrChange w:id="777" w:author="Counterparty" w:date="2026-09-01T00:00:00Z">
            <w:rPr/>
          </w:rPrChange>
        </w:rPr>
        <w:t xml:space="preserve">2. Governing Law</w:t>
      </w:r>
    </w:p>
    <w:p>
      <w:pPr>
        <w:rPr>
          <w:del w:id="778" w:author="Counterparty" w:date="2026-09-01T00:00:00Z"/>
        </w:rPr>
      </w:pPr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