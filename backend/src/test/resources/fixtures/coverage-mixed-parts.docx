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body>
    <w:p>
      <w:r>
        <w:rPr>
          <w:b/>
        </w:rPr>
        <w:t xml:space="preserve">1. Fees</w:t>
      </w:r>
    </w:p>
    <w:p>
      <w:r>
        <w:t xml:space="preserve">The Customer pays the fees monthly in arrears.</w:t>
      </w:r>
    </w:p>
    <w:p>
      <w:r>
        <w:t xml:space="preserve">Payment is due within </w:t>
      </w:r>
      <w:ins w:id="1" w:author="Counterparty" w:date="2026-10-01T00:00:00Z">
        <w:r>
          <w:t>thirty</w:t>
        </w:r>
      </w:ins>
      <w:del w:id="2" w:author="Counterparty" w:date="2026-10-01T00:00:00Z">
        <w:r>
          <w:delText>sixty</w:delText>
        </w:r>
      </w:del>
      <w:r>
        <w:t xml:space="preserve"> days of invoice.</w:t>
      </w:r>
    </w:p>
    <w:p>
      <w:r>
        <w:t xml:space="preserve">Late amounts follow clause </w:t>
      </w:r>
      <w:fldSimple w:instr=" REF _Ref1 \h ">
        <w:r>
          <w:t>4.2</w:t>
        </w:r>
      </w:fldSimple>
      <w:r>
        <w:t xml:space="preserve"> of this Agreement.</w:t>
      </w:r>
    </w:p>
    <w:p>
      <w:r>
        <w:t xml:space="preserve">See page </w:t>
      </w:r>
      <w:r>
        <w:fldChar w:fldCharType="begin"/>
      </w:r>
      <w:r>
        <w:instrText xml:space="preserve"> PAGEREF _Toc1 \h </w:instrText>
      </w:r>
      <w:r>
        <w:fldChar w:fldCharType="separate"/>
      </w:r>
      <w:r>
        <w:t>7</w:t>
      </w:r>
      <w:r>
        <w:fldChar w:fldCharType="end"/>
      </w:r>
      <w:r>
        <w:t xml:space="preserve"> for details.</w:t>
      </w:r>
    </w:p>
    <w:p>
      <w:r>
        <w:t xml:space="preserve">Commercial summary follows. </w:t>
      </w:r>
      <w:r>
        <mc:AlternateContent>
          <mc:Choice Requires="wps">
            <w:drawing>
              <wp:anchor>
                <a:graphic>
                  <a:graphicData>
                    <wps:wsp>
                      <wps:txbx>
                        <w:txbxContent>
                          <w:p>
                            <w:r>
                              <w:t>Key terms: the liability cap is twelve months of fees.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>Key terms: the liability cap is twelve months of fees.</w:t>
                      </w:r>
                    </w:p>
                  </w:txbxContent>
                </v:textbox>
              </v:shape>
            </w:pict>
          </mc:Fallback>
        </mc:AlternateContent>
      </w:r>
    </w:p>
    <w:tbl>
      <w:tr>
        <w:tc>
          <w:p>
            <w:r>
              <w:t>Service credits apply after two outages.</w:t>
            </w:r>
          </w:p>
        </w:tc>
      </w:tr>
    </w:tbl>
    <w:p>
      <w:r>
        <w:rPr>
          <w:b/>
        </w:rPr>
        <w:t xml:space="preserve">2. Term</w:t>
      </w:r>
    </w:p>
    <w:p>
      <w:r>
        <w:t>This Agreement lasts three years.</w:t>
      </w:r>
      <w:r>
        <w:footnoteReference w:id="1"/>
      </w:r>
    </w:p>
    <w:sectPr>
      <w:headerReference w:type="default" r:id="rIdH"/>
      <w:footerReference w:type="default" r:id="rIdF"/>
    </w:sectPr>
  </w:body>
</w:document>
</file>

<file path=word/comments.xml><?xml version="1.0" encoding="utf-8"?>
<w:comments xmlns:w="http://schemas.openxmlformats.org/wordprocessingml/2006/main">
  <w:comment w:id="0" w:author="Counterparty">
    <w:p>
      <w:r>
        <w:t xml:space="preserve">Please confirm the invoice cycle.</w:t>
      </w:r>
    </w:p>
  </w:comment>
</w:comments>
</file>

<file path=word/footer1.xml><?xml version="1.0" encoding="utf-8"?>
<w:ftr xmlns:w="http://schemas.openxmlformats.org/wordprocessingml/2006/main">
  <w:p>
    <w:r>
      <w:t xml:space="preserve">Northwind order form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Renewal needs written notice from either party.</w:t>
      </w:r>
    </w:p>
  </w:footnote>
</w:footnotes>
</file>

<file path=word/header1.xml><?xml version="1.0" encoding="utf-8"?>
<w:hdr xmlns:w="http://schemas.openxmlformats.org/wordprocessingml/2006/main">
  <w:p>
    <w:r>
      <w:t xml:space="preserve">CONFIDENTIAL DRAFT v3</w:t>
    </w:r>
  </w:p>
</w:hdr>
</file>

<file path=word/_rels/document.xml.rels><?xml version="1.0" encoding="UTF-8" standalone="yes"?><Relationships xmlns="http://schemas.openxmlformats.org/package/2006/relationships"><Relationship Id="rIdH" Type="http://schemas.openxmlformats.org/officeDocument/2006/relationships/header" Target="header1.xml"/><Relationship Id="rIdF" Type="http://schemas.openxmlformats.org/officeDocument/2006/relationships/footer" Target="footer1.xml"/><Relationship Id="rIdN" Type="http://schemas.openxmlformats.org/officeDocument/2006/relationships/footnotes" Target="footnotes.xml"/><Relationship Id="rIdC" Type="http://schemas.openxmlformats.org/officeDocument/2006/relationships/comments" Target="comments.xml"/></Relationships>
</file>